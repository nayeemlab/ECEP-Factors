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567B39" w14:textId="77777777" w:rsidR="000D11A1" w:rsidRPr="00406E3F" w:rsidRDefault="000D11A1" w:rsidP="000A65CD">
      <w:pPr>
        <w:spacing w:after="0" w:line="480" w:lineRule="auto"/>
        <w:jc w:val="center"/>
        <w:rPr>
          <w:rFonts w:ascii="Times New Roman" w:hAnsi="Times New Roman" w:cs="Times New Roman"/>
          <w:b/>
          <w:bCs/>
          <w:sz w:val="24"/>
          <w:szCs w:val="24"/>
        </w:rPr>
      </w:pPr>
      <w:bookmarkStart w:id="0" w:name="_Hlk152858371"/>
      <w:bookmarkStart w:id="1" w:name="_Hlk173529654"/>
      <w:bookmarkStart w:id="2" w:name="_Hlk173529547"/>
      <w:r w:rsidRPr="00406E3F">
        <w:rPr>
          <w:rFonts w:ascii="Times New Roman" w:hAnsi="Times New Roman" w:cs="Times New Roman"/>
          <w:b/>
          <w:bCs/>
          <w:sz w:val="24"/>
          <w:szCs w:val="24"/>
        </w:rPr>
        <w:t>Impact of Socio-Economic and Health Factors on Early Childhood Education Participation in Bangladesh: Evidence from the MICS 2019 Nationwide Survey</w:t>
      </w:r>
      <w:bookmarkEnd w:id="0"/>
    </w:p>
    <w:p w14:paraId="5EC1FCC4" w14:textId="6ABC45CD" w:rsidR="000D11A1" w:rsidRPr="00406E3F" w:rsidRDefault="000D11A1" w:rsidP="000A65CD">
      <w:pPr>
        <w:spacing w:after="0" w:line="480" w:lineRule="auto"/>
        <w:jc w:val="both"/>
        <w:rPr>
          <w:rFonts w:ascii="Times New Roman" w:hAnsi="Times New Roman" w:cs="Times New Roman"/>
          <w:sz w:val="24"/>
          <w:szCs w:val="24"/>
        </w:rPr>
      </w:pPr>
      <w:r w:rsidRPr="00406E3F">
        <w:rPr>
          <w:rFonts w:ascii="Times New Roman" w:hAnsi="Times New Roman" w:cs="Times New Roman"/>
          <w:sz w:val="24"/>
          <w:szCs w:val="24"/>
        </w:rPr>
        <w:t xml:space="preserve">A T M </w:t>
      </w:r>
      <w:proofErr w:type="spellStart"/>
      <w:r w:rsidRPr="00406E3F">
        <w:rPr>
          <w:rFonts w:ascii="Times New Roman" w:hAnsi="Times New Roman" w:cs="Times New Roman"/>
          <w:sz w:val="24"/>
          <w:szCs w:val="24"/>
        </w:rPr>
        <w:t>Shariful</w:t>
      </w:r>
      <w:proofErr w:type="spellEnd"/>
      <w:r w:rsidRPr="00406E3F">
        <w:rPr>
          <w:rFonts w:ascii="Times New Roman" w:hAnsi="Times New Roman" w:cs="Times New Roman"/>
          <w:sz w:val="24"/>
          <w:szCs w:val="24"/>
        </w:rPr>
        <w:t xml:space="preserve"> Alam</w:t>
      </w:r>
      <w:r w:rsidRPr="00406E3F">
        <w:rPr>
          <w:rFonts w:ascii="Times New Roman" w:hAnsi="Times New Roman" w:cs="Times New Roman"/>
          <w:sz w:val="24"/>
          <w:szCs w:val="24"/>
          <w:vertAlign w:val="superscript"/>
        </w:rPr>
        <w:t>1*</w:t>
      </w:r>
      <w:r w:rsidRPr="00406E3F">
        <w:rPr>
          <w:rFonts w:ascii="Times New Roman" w:hAnsi="Times New Roman" w:cs="Times New Roman"/>
          <w:sz w:val="24"/>
          <w:szCs w:val="24"/>
        </w:rPr>
        <w:t>, Mohammad Nayeem Hasan</w:t>
      </w:r>
      <w:r w:rsidRPr="00406E3F">
        <w:rPr>
          <w:rFonts w:ascii="Times New Roman" w:hAnsi="Times New Roman" w:cs="Times New Roman"/>
          <w:sz w:val="24"/>
          <w:szCs w:val="24"/>
          <w:vertAlign w:val="superscript"/>
        </w:rPr>
        <w:t>1*</w:t>
      </w:r>
      <w:r w:rsidRPr="00406E3F">
        <w:rPr>
          <w:rFonts w:ascii="Times New Roman" w:hAnsi="Times New Roman" w:cs="Times New Roman"/>
          <w:sz w:val="24"/>
          <w:szCs w:val="24"/>
        </w:rPr>
        <w:t>, Md. Nahidul Islam Emon</w:t>
      </w:r>
      <w:r w:rsidRPr="00406E3F">
        <w:rPr>
          <w:rFonts w:ascii="Times New Roman" w:hAnsi="Times New Roman" w:cs="Times New Roman"/>
          <w:sz w:val="24"/>
          <w:szCs w:val="24"/>
          <w:vertAlign w:val="superscript"/>
        </w:rPr>
        <w:t>1</w:t>
      </w:r>
      <w:r w:rsidRPr="00406E3F">
        <w:rPr>
          <w:rFonts w:ascii="Times New Roman" w:hAnsi="Times New Roman" w:cs="Times New Roman"/>
          <w:sz w:val="24"/>
          <w:szCs w:val="24"/>
        </w:rPr>
        <w:t>, Robiul Islam Akash1, Muhammad Abdul Baker Chowdhury</w:t>
      </w:r>
      <w:r w:rsidRPr="00406E3F">
        <w:rPr>
          <w:rFonts w:ascii="Times New Roman" w:hAnsi="Times New Roman" w:cs="Times New Roman"/>
          <w:sz w:val="24"/>
          <w:szCs w:val="24"/>
          <w:vertAlign w:val="superscript"/>
        </w:rPr>
        <w:t>2</w:t>
      </w:r>
      <w:r w:rsidRPr="00406E3F">
        <w:rPr>
          <w:rFonts w:ascii="Times New Roman" w:hAnsi="Times New Roman" w:cs="Times New Roman"/>
          <w:sz w:val="24"/>
          <w:szCs w:val="24"/>
        </w:rPr>
        <w:t>, Md Jamal Uddin</w:t>
      </w:r>
      <w:r w:rsidRPr="00406E3F">
        <w:rPr>
          <w:rFonts w:ascii="Times New Roman" w:hAnsi="Times New Roman" w:cs="Times New Roman"/>
          <w:sz w:val="24"/>
          <w:szCs w:val="24"/>
          <w:vertAlign w:val="superscript"/>
        </w:rPr>
        <w:t>1,3</w:t>
      </w:r>
      <w:r w:rsidRPr="00406E3F">
        <w:rPr>
          <w:rFonts w:ascii="Times New Roman" w:hAnsi="Times New Roman" w:cs="Times New Roman"/>
          <w:sz w:val="24"/>
          <w:szCs w:val="24"/>
        </w:rPr>
        <w:t>**</w:t>
      </w:r>
    </w:p>
    <w:p w14:paraId="530ADAD8" w14:textId="77777777" w:rsidR="000D11A1" w:rsidRPr="00406E3F" w:rsidRDefault="000D11A1" w:rsidP="000A65CD">
      <w:pPr>
        <w:spacing w:after="0" w:line="480" w:lineRule="auto"/>
        <w:jc w:val="both"/>
        <w:rPr>
          <w:rFonts w:ascii="Times New Roman" w:hAnsi="Times New Roman" w:cs="Times New Roman"/>
          <w:sz w:val="24"/>
          <w:szCs w:val="24"/>
        </w:rPr>
      </w:pPr>
    </w:p>
    <w:p w14:paraId="627A8308" w14:textId="77777777" w:rsidR="000D11A1" w:rsidRPr="00406E3F" w:rsidRDefault="000D11A1" w:rsidP="000A65CD">
      <w:pPr>
        <w:spacing w:after="0" w:line="480" w:lineRule="auto"/>
        <w:jc w:val="both"/>
        <w:rPr>
          <w:rFonts w:ascii="Times New Roman" w:hAnsi="Times New Roman" w:cs="Times New Roman"/>
          <w:sz w:val="24"/>
          <w:szCs w:val="24"/>
        </w:rPr>
      </w:pPr>
      <w:r w:rsidRPr="00406E3F">
        <w:rPr>
          <w:rFonts w:ascii="Times New Roman" w:hAnsi="Times New Roman" w:cs="Times New Roman"/>
          <w:sz w:val="24"/>
          <w:szCs w:val="24"/>
          <w:vertAlign w:val="superscript"/>
        </w:rPr>
        <w:t>1</w:t>
      </w:r>
      <w:r w:rsidRPr="00406E3F">
        <w:rPr>
          <w:rFonts w:ascii="Times New Roman" w:hAnsi="Times New Roman" w:cs="Times New Roman"/>
          <w:sz w:val="24"/>
          <w:szCs w:val="24"/>
        </w:rPr>
        <w:t>Department of Statistics, Shahjalal University of Science and Technology, Sylhet 3114, Bangladesh</w:t>
      </w:r>
    </w:p>
    <w:p w14:paraId="1101BFB2" w14:textId="77777777" w:rsidR="000D11A1" w:rsidRPr="00406E3F" w:rsidRDefault="000D11A1" w:rsidP="000A65CD">
      <w:pPr>
        <w:spacing w:after="0" w:line="480" w:lineRule="auto"/>
        <w:jc w:val="both"/>
        <w:rPr>
          <w:rFonts w:ascii="Times New Roman" w:hAnsi="Times New Roman" w:cs="Times New Roman"/>
          <w:sz w:val="24"/>
          <w:szCs w:val="24"/>
        </w:rPr>
      </w:pPr>
      <w:r w:rsidRPr="00406E3F">
        <w:rPr>
          <w:rFonts w:ascii="Times New Roman" w:hAnsi="Times New Roman" w:cs="Times New Roman"/>
          <w:sz w:val="24"/>
          <w:szCs w:val="24"/>
          <w:vertAlign w:val="superscript"/>
        </w:rPr>
        <w:t>2</w:t>
      </w:r>
      <w:r w:rsidRPr="00406E3F">
        <w:rPr>
          <w:rFonts w:ascii="Times New Roman" w:hAnsi="Times New Roman" w:cs="Times New Roman"/>
          <w:sz w:val="24"/>
          <w:szCs w:val="24"/>
        </w:rPr>
        <w:t>Department of Emergency Medicine, University of Florida College of Medicine, Gainesville, FL, USA</w:t>
      </w:r>
    </w:p>
    <w:p w14:paraId="0B23D7D3" w14:textId="260F62EC" w:rsidR="000D11A1" w:rsidRPr="00406E3F" w:rsidRDefault="000D11A1" w:rsidP="000A65CD">
      <w:pPr>
        <w:spacing w:after="0" w:line="480" w:lineRule="auto"/>
        <w:jc w:val="both"/>
        <w:rPr>
          <w:rFonts w:ascii="Times New Roman" w:hAnsi="Times New Roman" w:cs="Times New Roman"/>
          <w:sz w:val="24"/>
          <w:szCs w:val="24"/>
        </w:rPr>
      </w:pPr>
      <w:r w:rsidRPr="00406E3F">
        <w:rPr>
          <w:rFonts w:ascii="Times New Roman" w:hAnsi="Times New Roman" w:cs="Times New Roman"/>
          <w:sz w:val="24"/>
          <w:szCs w:val="24"/>
          <w:vertAlign w:val="superscript"/>
        </w:rPr>
        <w:t>3</w:t>
      </w:r>
      <w:del w:id="3" w:author="User" w:date="2024-08-21T09:05:00Z">
        <w:r w:rsidRPr="00406E3F" w:rsidDel="00AF2DED">
          <w:rPr>
            <w:rFonts w:ascii="Times New Roman" w:hAnsi="Times New Roman" w:cs="Times New Roman"/>
            <w:sz w:val="24"/>
            <w:szCs w:val="24"/>
          </w:rPr>
          <w:delText>Department of General Educational Development (GED)</w:delText>
        </w:r>
      </w:del>
      <w:ins w:id="4" w:author="User" w:date="2024-08-21T09:05:00Z">
        <w:r w:rsidR="00AF2DED" w:rsidRPr="00AF2DED">
          <w:rPr>
            <w:rFonts w:ascii="Times New Roman" w:hAnsi="Times New Roman" w:cs="Times New Roman"/>
            <w:sz w:val="24"/>
            <w:szCs w:val="24"/>
          </w:rPr>
          <w:t>Faculty of Graduate Studies</w:t>
        </w:r>
      </w:ins>
      <w:r w:rsidRPr="00406E3F">
        <w:rPr>
          <w:rFonts w:ascii="Times New Roman" w:hAnsi="Times New Roman" w:cs="Times New Roman"/>
          <w:sz w:val="24"/>
          <w:szCs w:val="24"/>
        </w:rPr>
        <w:t>, Daffodil International University, Dhaka, Bangladesh</w:t>
      </w:r>
    </w:p>
    <w:p w14:paraId="791B6A0E" w14:textId="77777777" w:rsidR="000D11A1" w:rsidRPr="00406E3F" w:rsidRDefault="000D11A1" w:rsidP="000A65CD">
      <w:pPr>
        <w:spacing w:after="0" w:line="480" w:lineRule="auto"/>
        <w:jc w:val="both"/>
        <w:rPr>
          <w:rFonts w:ascii="Times New Roman" w:hAnsi="Times New Roman" w:cs="Times New Roman"/>
          <w:sz w:val="24"/>
          <w:szCs w:val="24"/>
        </w:rPr>
      </w:pPr>
    </w:p>
    <w:p w14:paraId="2BC081F7" w14:textId="77777777" w:rsidR="000D11A1" w:rsidRPr="00406E3F" w:rsidRDefault="000D11A1" w:rsidP="000A65CD">
      <w:pPr>
        <w:spacing w:after="0" w:line="480" w:lineRule="auto"/>
        <w:jc w:val="both"/>
        <w:rPr>
          <w:rFonts w:ascii="Times New Roman" w:hAnsi="Times New Roman" w:cs="Times New Roman"/>
          <w:b/>
          <w:bCs/>
          <w:sz w:val="24"/>
          <w:szCs w:val="24"/>
        </w:rPr>
      </w:pPr>
      <w:r w:rsidRPr="00406E3F">
        <w:rPr>
          <w:rFonts w:ascii="Times New Roman" w:hAnsi="Times New Roman" w:cs="Times New Roman"/>
          <w:b/>
          <w:bCs/>
          <w:sz w:val="24"/>
          <w:szCs w:val="24"/>
        </w:rPr>
        <w:t>*Equal contribution</w:t>
      </w:r>
    </w:p>
    <w:p w14:paraId="1346A358" w14:textId="77777777" w:rsidR="000D11A1" w:rsidRPr="00406E3F" w:rsidRDefault="000D11A1" w:rsidP="000A65CD">
      <w:pPr>
        <w:spacing w:after="0" w:line="480" w:lineRule="auto"/>
        <w:jc w:val="both"/>
        <w:rPr>
          <w:rFonts w:ascii="Times New Roman" w:hAnsi="Times New Roman" w:cs="Times New Roman"/>
          <w:b/>
          <w:bCs/>
          <w:sz w:val="24"/>
          <w:szCs w:val="24"/>
        </w:rPr>
      </w:pPr>
      <w:r w:rsidRPr="00406E3F">
        <w:rPr>
          <w:rFonts w:ascii="Times New Roman" w:hAnsi="Times New Roman" w:cs="Times New Roman"/>
          <w:b/>
          <w:bCs/>
          <w:sz w:val="24"/>
          <w:szCs w:val="24"/>
        </w:rPr>
        <w:t xml:space="preserve">**Correspondence: </w:t>
      </w:r>
    </w:p>
    <w:p w14:paraId="17F52CCE" w14:textId="77777777" w:rsidR="000D11A1" w:rsidRPr="00406E3F" w:rsidRDefault="000D11A1" w:rsidP="000A65CD">
      <w:pPr>
        <w:spacing w:after="0" w:line="480" w:lineRule="auto"/>
        <w:jc w:val="both"/>
        <w:rPr>
          <w:rFonts w:ascii="Times New Roman" w:hAnsi="Times New Roman" w:cs="Times New Roman"/>
          <w:sz w:val="24"/>
          <w:szCs w:val="24"/>
        </w:rPr>
      </w:pPr>
      <w:r w:rsidRPr="00406E3F">
        <w:rPr>
          <w:rFonts w:ascii="Times New Roman" w:hAnsi="Times New Roman" w:cs="Times New Roman"/>
          <w:sz w:val="24"/>
          <w:szCs w:val="24"/>
        </w:rPr>
        <w:t xml:space="preserve">Md. Jamal Uddin, Ph.D., </w:t>
      </w:r>
    </w:p>
    <w:p w14:paraId="290D2D14" w14:textId="77777777" w:rsidR="00AF2DED" w:rsidRDefault="000D11A1" w:rsidP="000A65CD">
      <w:pPr>
        <w:spacing w:after="0" w:line="480" w:lineRule="auto"/>
        <w:jc w:val="both"/>
        <w:rPr>
          <w:ins w:id="5" w:author="User" w:date="2024-08-21T09:07:00Z"/>
          <w:rFonts w:ascii="Times New Roman" w:hAnsi="Times New Roman" w:cs="Times New Roman"/>
          <w:sz w:val="24"/>
          <w:szCs w:val="24"/>
        </w:rPr>
      </w:pPr>
      <w:r w:rsidRPr="00406E3F">
        <w:rPr>
          <w:rFonts w:ascii="Times New Roman" w:hAnsi="Times New Roman" w:cs="Times New Roman"/>
          <w:sz w:val="24"/>
          <w:szCs w:val="24"/>
        </w:rPr>
        <w:t xml:space="preserve">Professor, Department of Statistics, </w:t>
      </w:r>
    </w:p>
    <w:p w14:paraId="5E4BCB25" w14:textId="77777777" w:rsidR="00AF2DED" w:rsidRDefault="000D11A1" w:rsidP="000A65CD">
      <w:pPr>
        <w:spacing w:after="0" w:line="480" w:lineRule="auto"/>
        <w:jc w:val="both"/>
        <w:rPr>
          <w:ins w:id="6" w:author="User" w:date="2024-08-21T09:07:00Z"/>
          <w:rFonts w:ascii="Times New Roman" w:hAnsi="Times New Roman" w:cs="Times New Roman"/>
          <w:sz w:val="24"/>
          <w:szCs w:val="24"/>
        </w:rPr>
      </w:pPr>
      <w:r w:rsidRPr="00406E3F">
        <w:rPr>
          <w:rFonts w:ascii="Times New Roman" w:hAnsi="Times New Roman" w:cs="Times New Roman"/>
          <w:sz w:val="24"/>
          <w:szCs w:val="24"/>
        </w:rPr>
        <w:t xml:space="preserve">Shahjalal University of Science and Technology, </w:t>
      </w:r>
    </w:p>
    <w:p w14:paraId="33C49967" w14:textId="1CBD342B" w:rsidR="000D11A1" w:rsidRPr="00406E3F" w:rsidRDefault="000D11A1" w:rsidP="000A65CD">
      <w:pPr>
        <w:spacing w:after="0" w:line="480" w:lineRule="auto"/>
        <w:jc w:val="both"/>
        <w:rPr>
          <w:rFonts w:ascii="Times New Roman" w:hAnsi="Times New Roman" w:cs="Times New Roman"/>
          <w:sz w:val="24"/>
          <w:szCs w:val="24"/>
        </w:rPr>
      </w:pPr>
      <w:r w:rsidRPr="00406E3F">
        <w:rPr>
          <w:rFonts w:ascii="Times New Roman" w:hAnsi="Times New Roman" w:cs="Times New Roman"/>
          <w:sz w:val="24"/>
          <w:szCs w:val="24"/>
        </w:rPr>
        <w:t xml:space="preserve">Sylhet 3114, Bangladesh. </w:t>
      </w:r>
    </w:p>
    <w:p w14:paraId="183DD199" w14:textId="77777777" w:rsidR="000D11A1" w:rsidRPr="00406E3F" w:rsidRDefault="000D11A1" w:rsidP="000A65CD">
      <w:pPr>
        <w:spacing w:after="0" w:line="480" w:lineRule="auto"/>
        <w:jc w:val="both"/>
        <w:rPr>
          <w:rFonts w:ascii="Times New Roman" w:hAnsi="Times New Roman" w:cs="Times New Roman"/>
          <w:sz w:val="24"/>
          <w:szCs w:val="24"/>
        </w:rPr>
      </w:pPr>
      <w:r w:rsidRPr="00406E3F">
        <w:rPr>
          <w:rFonts w:ascii="Times New Roman" w:hAnsi="Times New Roman" w:cs="Times New Roman"/>
          <w:sz w:val="24"/>
          <w:szCs w:val="24"/>
        </w:rPr>
        <w:t xml:space="preserve">Email: </w:t>
      </w:r>
      <w:hyperlink r:id="rId8" w:history="1">
        <w:r w:rsidRPr="00406E3F">
          <w:rPr>
            <w:rStyle w:val="Hyperlink"/>
            <w:rFonts w:ascii="Times New Roman" w:hAnsi="Times New Roman" w:cs="Times New Roman"/>
            <w:sz w:val="24"/>
            <w:szCs w:val="24"/>
          </w:rPr>
          <w:t>jamal-sta@sust.edu</w:t>
        </w:r>
      </w:hyperlink>
    </w:p>
    <w:p w14:paraId="169E9182" w14:textId="73359747" w:rsidR="000D11A1" w:rsidRPr="00406E3F" w:rsidDel="00AF2DED" w:rsidRDefault="000D11A1" w:rsidP="000A65CD">
      <w:pPr>
        <w:spacing w:after="0" w:line="480" w:lineRule="auto"/>
        <w:jc w:val="both"/>
        <w:rPr>
          <w:del w:id="7" w:author="User" w:date="2024-08-21T09:07:00Z"/>
          <w:rFonts w:ascii="Times New Roman" w:hAnsi="Times New Roman" w:cs="Times New Roman"/>
          <w:sz w:val="24"/>
          <w:szCs w:val="24"/>
        </w:rPr>
      </w:pPr>
      <w:del w:id="8" w:author="User" w:date="2024-08-21T09:07:00Z">
        <w:r w:rsidRPr="00406E3F" w:rsidDel="00AF2DED">
          <w:rPr>
            <w:rFonts w:ascii="Times New Roman" w:hAnsi="Times New Roman" w:cs="Times New Roman"/>
            <w:sz w:val="24"/>
            <w:szCs w:val="24"/>
          </w:rPr>
          <w:delText>Phone: +8802996636454, Fax: 880-821-715257</w:delText>
        </w:r>
      </w:del>
    </w:p>
    <w:p w14:paraId="5C40E12C" w14:textId="61F9C3E5" w:rsidR="000A65CD" w:rsidRPr="00406E3F" w:rsidRDefault="000A65CD">
      <w:pPr>
        <w:spacing w:line="259" w:lineRule="auto"/>
        <w:rPr>
          <w:rFonts w:ascii="Times New Roman" w:hAnsi="Times New Roman" w:cs="Times New Roman"/>
          <w:b/>
          <w:bCs/>
          <w:sz w:val="24"/>
          <w:szCs w:val="24"/>
        </w:rPr>
      </w:pPr>
      <w:r w:rsidRPr="00406E3F">
        <w:rPr>
          <w:rFonts w:ascii="Times New Roman" w:hAnsi="Times New Roman" w:cs="Times New Roman"/>
          <w:b/>
          <w:bCs/>
          <w:sz w:val="24"/>
          <w:szCs w:val="24"/>
        </w:rPr>
        <w:br w:type="page"/>
      </w:r>
    </w:p>
    <w:p w14:paraId="573A52A6" w14:textId="77777777" w:rsidR="00487DCF" w:rsidRPr="00406E3F" w:rsidRDefault="00487DCF" w:rsidP="00487DCF">
      <w:pPr>
        <w:spacing w:after="0" w:line="480" w:lineRule="auto"/>
        <w:jc w:val="both"/>
        <w:rPr>
          <w:rFonts w:ascii="Times New Roman" w:hAnsi="Times New Roman" w:cs="Times New Roman"/>
          <w:b/>
          <w:bCs/>
          <w:sz w:val="24"/>
          <w:szCs w:val="24"/>
        </w:rPr>
      </w:pPr>
      <w:commentRangeStart w:id="9"/>
      <w:r w:rsidRPr="00406E3F">
        <w:rPr>
          <w:rFonts w:ascii="Times New Roman" w:hAnsi="Times New Roman" w:cs="Times New Roman"/>
          <w:b/>
          <w:bCs/>
          <w:sz w:val="24"/>
          <w:szCs w:val="24"/>
        </w:rPr>
        <w:lastRenderedPageBreak/>
        <w:t>Abstract:</w:t>
      </w:r>
      <w:commentRangeEnd w:id="9"/>
      <w:r w:rsidR="0014099A">
        <w:rPr>
          <w:rStyle w:val="CommentReference"/>
        </w:rPr>
        <w:commentReference w:id="9"/>
      </w:r>
    </w:p>
    <w:p w14:paraId="738180FE" w14:textId="77777777" w:rsidR="00487DCF" w:rsidRDefault="00487DCF" w:rsidP="00487DCF">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Background: </w:t>
      </w:r>
      <w:r w:rsidRPr="00AF2DED">
        <w:rPr>
          <w:rFonts w:ascii="Times New Roman" w:hAnsi="Times New Roman" w:cs="Times New Roman"/>
          <w:sz w:val="24"/>
          <w:szCs w:val="24"/>
        </w:rPr>
        <w:t>Early Childhood Education (ECE) programs are integral to achieving UNESCO's development goals, significantly influencing both immediate childhood development and long-term outcomes.</w:t>
      </w:r>
      <w:r>
        <w:rPr>
          <w:rFonts w:ascii="Times New Roman" w:hAnsi="Times New Roman" w:cs="Times New Roman"/>
          <w:sz w:val="24"/>
          <w:szCs w:val="24"/>
        </w:rPr>
        <w:t xml:space="preserve"> </w:t>
      </w:r>
      <w:r w:rsidRPr="00406E3F">
        <w:rPr>
          <w:rFonts w:ascii="Times New Roman" w:hAnsi="Times New Roman" w:cs="Times New Roman"/>
          <w:sz w:val="24"/>
          <w:szCs w:val="24"/>
        </w:rPr>
        <w:t xml:space="preserve"> </w:t>
      </w:r>
      <w:r w:rsidRPr="00AF2DED">
        <w:rPr>
          <w:rFonts w:ascii="Times New Roman" w:hAnsi="Times New Roman" w:cs="Times New Roman"/>
          <w:sz w:val="24"/>
          <w:szCs w:val="24"/>
        </w:rPr>
        <w:t>This study explores the influence of socio-economic and health-related factors on ECE participation rates</w:t>
      </w:r>
      <w:r>
        <w:rPr>
          <w:rFonts w:ascii="Times New Roman" w:hAnsi="Times New Roman" w:cs="Times New Roman"/>
          <w:sz w:val="24"/>
          <w:szCs w:val="24"/>
        </w:rPr>
        <w:t xml:space="preserve">. </w:t>
      </w:r>
    </w:p>
    <w:p w14:paraId="4A3E968B" w14:textId="4F4CF17B" w:rsidR="00487DCF" w:rsidRDefault="00487DCF" w:rsidP="00487DCF">
      <w:pPr>
        <w:spacing w:after="0" w:line="480" w:lineRule="auto"/>
        <w:jc w:val="both"/>
        <w:rPr>
          <w:rFonts w:ascii="Times New Roman" w:hAnsi="Times New Roman" w:cs="Times New Roman"/>
          <w:sz w:val="24"/>
          <w:szCs w:val="24"/>
        </w:rPr>
      </w:pPr>
      <w:r w:rsidRPr="0014099A">
        <w:rPr>
          <w:rFonts w:ascii="Times New Roman" w:hAnsi="Times New Roman" w:cs="Times New Roman"/>
          <w:b/>
          <w:bCs/>
          <w:sz w:val="24"/>
          <w:szCs w:val="24"/>
        </w:rPr>
        <w:t>Methods:</w:t>
      </w:r>
      <w:r w:rsidR="0014099A">
        <w:rPr>
          <w:rFonts w:ascii="Times New Roman" w:hAnsi="Times New Roman" w:cs="Times New Roman"/>
          <w:sz w:val="24"/>
          <w:szCs w:val="24"/>
        </w:rPr>
        <w:t xml:space="preserve"> </w:t>
      </w:r>
      <w:r>
        <w:rPr>
          <w:rFonts w:ascii="Times New Roman" w:hAnsi="Times New Roman" w:cs="Times New Roman"/>
          <w:sz w:val="24"/>
          <w:szCs w:val="24"/>
        </w:rPr>
        <w:t>We used</w:t>
      </w:r>
      <w:r w:rsidRPr="00406E3F">
        <w:rPr>
          <w:rFonts w:ascii="Times New Roman" w:hAnsi="Times New Roman" w:cs="Times New Roman"/>
          <w:sz w:val="24"/>
          <w:szCs w:val="24"/>
        </w:rPr>
        <w:t xml:space="preserve"> Multiple Indicator Cluster Survey</w:t>
      </w:r>
      <w:r>
        <w:rPr>
          <w:rFonts w:ascii="Times New Roman" w:hAnsi="Times New Roman" w:cs="Times New Roman"/>
          <w:sz w:val="24"/>
          <w:szCs w:val="24"/>
        </w:rPr>
        <w:t xml:space="preserve"> (MICS)</w:t>
      </w:r>
      <w:r w:rsidRPr="00406E3F">
        <w:rPr>
          <w:rFonts w:ascii="Times New Roman" w:hAnsi="Times New Roman" w:cs="Times New Roman"/>
          <w:sz w:val="24"/>
          <w:szCs w:val="24"/>
        </w:rPr>
        <w:t>, 2019</w:t>
      </w:r>
      <w:r>
        <w:rPr>
          <w:rFonts w:ascii="Times New Roman" w:hAnsi="Times New Roman" w:cs="Times New Roman"/>
          <w:sz w:val="24"/>
          <w:szCs w:val="24"/>
        </w:rPr>
        <w:t xml:space="preserve"> data</w:t>
      </w:r>
      <w:r w:rsidRPr="00406E3F">
        <w:rPr>
          <w:rFonts w:ascii="Times New Roman" w:hAnsi="Times New Roman" w:cs="Times New Roman"/>
          <w:sz w:val="24"/>
          <w:szCs w:val="24"/>
        </w:rPr>
        <w:t>. The sample comprised 9,447 children aged 36 to 59 months.</w:t>
      </w:r>
      <w:r w:rsidR="0014099A" w:rsidRPr="0014099A">
        <w:t xml:space="preserve"> </w:t>
      </w:r>
      <w:r w:rsidR="0014099A" w:rsidRPr="0014099A">
        <w:rPr>
          <w:rFonts w:ascii="Times New Roman" w:hAnsi="Times New Roman" w:cs="Times New Roman"/>
          <w:sz w:val="24"/>
          <w:szCs w:val="24"/>
        </w:rPr>
        <w:t>The outcome variable was ECE program participation, which is binary, indicating either participation ('ye</w:t>
      </w:r>
      <w:r w:rsidR="0014099A">
        <w:rPr>
          <w:rFonts w:ascii="Times New Roman" w:hAnsi="Times New Roman" w:cs="Times New Roman"/>
          <w:sz w:val="24"/>
          <w:szCs w:val="24"/>
        </w:rPr>
        <w:t>s') or non-participation ('no')</w:t>
      </w:r>
      <w:r w:rsidRPr="00406E3F">
        <w:rPr>
          <w:rFonts w:ascii="Times New Roman" w:hAnsi="Times New Roman" w:cs="Times New Roman"/>
          <w:sz w:val="24"/>
          <w:szCs w:val="24"/>
        </w:rPr>
        <w:t>. Univariate and multivariable logistic regression</w:t>
      </w:r>
      <w:r>
        <w:rPr>
          <w:rFonts w:ascii="Times New Roman" w:hAnsi="Times New Roman" w:cs="Times New Roman"/>
          <w:sz w:val="24"/>
          <w:szCs w:val="24"/>
        </w:rPr>
        <w:t xml:space="preserve"> models were applied to</w:t>
      </w:r>
      <w:r w:rsidRPr="00406E3F">
        <w:rPr>
          <w:rFonts w:ascii="Times New Roman" w:hAnsi="Times New Roman" w:cs="Times New Roman"/>
          <w:sz w:val="24"/>
          <w:szCs w:val="24"/>
        </w:rPr>
        <w:t xml:space="preserve"> identify </w:t>
      </w:r>
      <w:r>
        <w:rPr>
          <w:rFonts w:ascii="Times New Roman" w:hAnsi="Times New Roman" w:cs="Times New Roman"/>
          <w:sz w:val="24"/>
          <w:szCs w:val="24"/>
        </w:rPr>
        <w:t xml:space="preserve">the </w:t>
      </w:r>
      <w:r w:rsidRPr="00406E3F">
        <w:rPr>
          <w:rFonts w:ascii="Times New Roman" w:hAnsi="Times New Roman" w:cs="Times New Roman"/>
          <w:sz w:val="24"/>
          <w:szCs w:val="24"/>
        </w:rPr>
        <w:t xml:space="preserve">key </w:t>
      </w:r>
      <w:r>
        <w:rPr>
          <w:rFonts w:ascii="Times New Roman" w:hAnsi="Times New Roman" w:cs="Times New Roman"/>
          <w:sz w:val="24"/>
          <w:szCs w:val="24"/>
        </w:rPr>
        <w:t xml:space="preserve">factors of ECE </w:t>
      </w:r>
      <w:r w:rsidRPr="00406E3F">
        <w:rPr>
          <w:rFonts w:ascii="Times New Roman" w:hAnsi="Times New Roman" w:cs="Times New Roman"/>
          <w:sz w:val="24"/>
          <w:szCs w:val="24"/>
        </w:rPr>
        <w:t xml:space="preserve">participation. </w:t>
      </w:r>
    </w:p>
    <w:p w14:paraId="5E223F84" w14:textId="0EBE11C5" w:rsidR="00487DCF" w:rsidRDefault="00487DCF" w:rsidP="00487DCF">
      <w:pPr>
        <w:spacing w:after="0" w:line="480" w:lineRule="auto"/>
        <w:jc w:val="both"/>
        <w:rPr>
          <w:rFonts w:ascii="Times New Roman" w:hAnsi="Times New Roman" w:cs="Times New Roman"/>
          <w:sz w:val="24"/>
          <w:szCs w:val="24"/>
        </w:rPr>
      </w:pPr>
      <w:r w:rsidRPr="0014099A">
        <w:rPr>
          <w:rFonts w:ascii="Times New Roman" w:hAnsi="Times New Roman" w:cs="Times New Roman"/>
          <w:b/>
          <w:bCs/>
          <w:sz w:val="24"/>
          <w:szCs w:val="24"/>
        </w:rPr>
        <w:t>Results:</w:t>
      </w:r>
      <w:r>
        <w:rPr>
          <w:rFonts w:ascii="Times New Roman" w:hAnsi="Times New Roman" w:cs="Times New Roman"/>
          <w:sz w:val="24"/>
          <w:szCs w:val="24"/>
        </w:rPr>
        <w:t xml:space="preserve">  </w:t>
      </w:r>
      <w:r w:rsidRPr="004D090C">
        <w:rPr>
          <w:rFonts w:ascii="Times New Roman" w:hAnsi="Times New Roman" w:cs="Times New Roman"/>
          <w:sz w:val="24"/>
          <w:szCs w:val="24"/>
        </w:rPr>
        <w:t>Our analysis showed that the overall ECE participation rate was 18.86%. Among male students, the rate was 19.86%, and among female students, it was 18.92%.</w:t>
      </w:r>
      <w:r w:rsidRPr="00487DCF">
        <w:rPr>
          <w:rFonts w:ascii="Times New Roman" w:hAnsi="Times New Roman" w:cs="Times New Roman"/>
          <w:sz w:val="24"/>
          <w:szCs w:val="24"/>
        </w:rPr>
        <w:t>Children aged 48-59 months had significantly higher odds (AOR: 7.89, 95% CI: 6.69-9.31) of ECE participation compared to those aged 36-47 months. Living in Mymensingh (AOR: 1.64, 95% CI: 1.11-2.43) and having a mother aged 20-34 years (AOR: 1.21, 95% CI: 1.01-1.45) or with secondary or higher education (AOR: 2.29, 95% CI: 1.69-3.11) also increased participation odds. Additionally, the presence of books in the household (AOR: 1.74, 95% CI: 1.49-2.04), being free from underweight (AOR: 1.33, 95% CI: 1.06-1.66) and stunting (AOR: 1.64, 95% CI: 1.34-1.99) were associated with higher ECE participation, while Bengali ethnicity was linked to lower odds</w:t>
      </w:r>
      <w:r w:rsidR="0014099A">
        <w:rPr>
          <w:rFonts w:ascii="Times New Roman" w:hAnsi="Times New Roman" w:cs="Times New Roman"/>
          <w:sz w:val="24"/>
          <w:szCs w:val="24"/>
        </w:rPr>
        <w:t xml:space="preserve"> (AOR: 0.47, 95% CI: 0.28-0.82)</w:t>
      </w:r>
      <w:r w:rsidRPr="00406E3F">
        <w:rPr>
          <w:rFonts w:ascii="Times New Roman" w:hAnsi="Times New Roman" w:cs="Times New Roman"/>
          <w:sz w:val="24"/>
          <w:szCs w:val="24"/>
        </w:rPr>
        <w:t xml:space="preserve">. </w:t>
      </w:r>
    </w:p>
    <w:p w14:paraId="62EB8FCE" w14:textId="171A24C4" w:rsidR="00487DCF" w:rsidRDefault="00487DCF" w:rsidP="00487DCF">
      <w:pPr>
        <w:spacing w:after="0" w:line="480" w:lineRule="auto"/>
        <w:jc w:val="both"/>
        <w:rPr>
          <w:rFonts w:ascii="Times New Roman" w:hAnsi="Times New Roman" w:cs="Times New Roman"/>
          <w:sz w:val="24"/>
          <w:szCs w:val="24"/>
        </w:rPr>
      </w:pPr>
      <w:r w:rsidRPr="0014099A">
        <w:rPr>
          <w:rFonts w:ascii="Times New Roman" w:hAnsi="Times New Roman" w:cs="Times New Roman"/>
          <w:b/>
          <w:bCs/>
          <w:sz w:val="24"/>
          <w:szCs w:val="24"/>
        </w:rPr>
        <w:t>Conclusion:</w:t>
      </w:r>
      <w:r>
        <w:rPr>
          <w:rFonts w:ascii="Times New Roman" w:hAnsi="Times New Roman" w:cs="Times New Roman"/>
          <w:sz w:val="24"/>
          <w:szCs w:val="24"/>
        </w:rPr>
        <w:t xml:space="preserve"> </w:t>
      </w:r>
      <w:r w:rsidRPr="00487DCF">
        <w:rPr>
          <w:rFonts w:ascii="Times New Roman" w:hAnsi="Times New Roman" w:cs="Times New Roman"/>
          <w:sz w:val="24"/>
          <w:szCs w:val="24"/>
        </w:rPr>
        <w:t xml:space="preserve">ECE participation is higher among older children, those with more educated mothers, and in households with books. Good nutritional status also boosts participation, while </w:t>
      </w:r>
      <w:r w:rsidRPr="00487DCF">
        <w:rPr>
          <w:rFonts w:ascii="Times New Roman" w:hAnsi="Times New Roman" w:cs="Times New Roman"/>
          <w:sz w:val="24"/>
          <w:szCs w:val="24"/>
        </w:rPr>
        <w:lastRenderedPageBreak/>
        <w:t>Bengali ethnicity is linked to lower odds. These findings highlight the importance of targeted interventions to address disparities in ECE access.</w:t>
      </w:r>
    </w:p>
    <w:p w14:paraId="7767A98C" w14:textId="77777777" w:rsidR="00487DCF" w:rsidRDefault="00487DCF" w:rsidP="000A65CD">
      <w:pPr>
        <w:spacing w:after="0" w:line="480" w:lineRule="auto"/>
        <w:jc w:val="both"/>
        <w:rPr>
          <w:ins w:id="10" w:author="User" w:date="2024-08-21T10:14:00Z"/>
          <w:rFonts w:ascii="Times New Roman" w:hAnsi="Times New Roman" w:cs="Times New Roman"/>
          <w:b/>
          <w:bCs/>
          <w:sz w:val="24"/>
          <w:szCs w:val="24"/>
        </w:rPr>
      </w:pPr>
    </w:p>
    <w:p w14:paraId="616531FE" w14:textId="77777777" w:rsidR="00487DCF" w:rsidRDefault="00487DCF" w:rsidP="000A65CD">
      <w:pPr>
        <w:spacing w:after="0" w:line="480" w:lineRule="auto"/>
        <w:jc w:val="both"/>
        <w:rPr>
          <w:ins w:id="11" w:author="User" w:date="2024-08-21T10:14:00Z"/>
          <w:rFonts w:ascii="Times New Roman" w:hAnsi="Times New Roman" w:cs="Times New Roman"/>
          <w:b/>
          <w:bCs/>
          <w:sz w:val="24"/>
          <w:szCs w:val="24"/>
        </w:rPr>
      </w:pPr>
    </w:p>
    <w:p w14:paraId="0DCCF346" w14:textId="77777777" w:rsidR="0098193B" w:rsidRDefault="00C84724" w:rsidP="000A65CD">
      <w:pPr>
        <w:spacing w:after="0" w:line="480" w:lineRule="auto"/>
        <w:jc w:val="both"/>
        <w:rPr>
          <w:ins w:id="12" w:author="User" w:date="2024-08-21T09:21:00Z"/>
          <w:rFonts w:ascii="Times New Roman" w:hAnsi="Times New Roman" w:cs="Times New Roman"/>
          <w:sz w:val="24"/>
          <w:szCs w:val="24"/>
        </w:rPr>
      </w:pPr>
      <w:del w:id="13" w:author="User" w:date="2024-08-21T09:21:00Z">
        <w:r w:rsidRPr="00406E3F" w:rsidDel="0098193B">
          <w:rPr>
            <w:rFonts w:ascii="Times New Roman" w:hAnsi="Times New Roman" w:cs="Times New Roman"/>
            <w:sz w:val="24"/>
            <w:szCs w:val="24"/>
          </w:rPr>
          <w:delText>Participation is notably low at 5.98% among children aged 36 to 47 months but increases to 33.34% among those aged 48 to 59 months. Children from wealthier households had 1.23 times higher odds (</w:delText>
        </w:r>
        <w:r w:rsidR="00A8718B" w:rsidRPr="00406E3F" w:rsidDel="0098193B">
          <w:rPr>
            <w:rFonts w:ascii="Times New Roman" w:hAnsi="Times New Roman" w:cs="Times New Roman"/>
            <w:sz w:val="24"/>
            <w:szCs w:val="24"/>
          </w:rPr>
          <w:delText>adjusted odds ration (</w:delText>
        </w:r>
        <w:r w:rsidRPr="00406E3F" w:rsidDel="0098193B">
          <w:rPr>
            <w:rFonts w:ascii="Times New Roman" w:hAnsi="Times New Roman" w:cs="Times New Roman"/>
            <w:sz w:val="24"/>
            <w:szCs w:val="24"/>
          </w:rPr>
          <w:delText>AOR</w:delText>
        </w:r>
        <w:r w:rsidR="00A8718B" w:rsidRPr="00406E3F" w:rsidDel="0098193B">
          <w:rPr>
            <w:rFonts w:ascii="Times New Roman" w:hAnsi="Times New Roman" w:cs="Times New Roman"/>
            <w:sz w:val="24"/>
            <w:szCs w:val="24"/>
          </w:rPr>
          <w:delText>)</w:delText>
        </w:r>
        <w:r w:rsidRPr="00406E3F" w:rsidDel="0098193B">
          <w:rPr>
            <w:rFonts w:ascii="Times New Roman" w:hAnsi="Times New Roman" w:cs="Times New Roman"/>
            <w:sz w:val="24"/>
            <w:szCs w:val="24"/>
          </w:rPr>
          <w:delText xml:space="preserve">: 1.23, 95% </w:delText>
        </w:r>
        <w:r w:rsidR="00A8718B" w:rsidRPr="00406E3F" w:rsidDel="0098193B">
          <w:rPr>
            <w:rFonts w:ascii="Times New Roman" w:hAnsi="Times New Roman" w:cs="Times New Roman"/>
            <w:sz w:val="24"/>
            <w:szCs w:val="24"/>
          </w:rPr>
          <w:delText>confidence interval (</w:delText>
        </w:r>
        <w:r w:rsidRPr="00406E3F" w:rsidDel="0098193B">
          <w:rPr>
            <w:rFonts w:ascii="Times New Roman" w:hAnsi="Times New Roman" w:cs="Times New Roman"/>
            <w:sz w:val="24"/>
            <w:szCs w:val="24"/>
          </w:rPr>
          <w:delText>CI</w:delText>
        </w:r>
        <w:r w:rsidR="00A8718B" w:rsidRPr="00406E3F" w:rsidDel="0098193B">
          <w:rPr>
            <w:rFonts w:ascii="Times New Roman" w:hAnsi="Times New Roman" w:cs="Times New Roman"/>
            <w:sz w:val="24"/>
            <w:szCs w:val="24"/>
          </w:rPr>
          <w:delText>)</w:delText>
        </w:r>
        <w:r w:rsidRPr="00406E3F" w:rsidDel="0098193B">
          <w:rPr>
            <w:rFonts w:ascii="Times New Roman" w:hAnsi="Times New Roman" w:cs="Times New Roman"/>
            <w:sz w:val="24"/>
            <w:szCs w:val="24"/>
          </w:rPr>
          <w:delText xml:space="preserve">: 0.93–1.62) of ECE participation compared to those from poorer households. Children whose mothers had secondary </w:delText>
        </w:r>
        <w:r w:rsidR="00AE7CF6" w:rsidRPr="00406E3F" w:rsidDel="0098193B">
          <w:rPr>
            <w:rFonts w:ascii="Times New Roman" w:hAnsi="Times New Roman" w:cs="Times New Roman"/>
            <w:sz w:val="24"/>
            <w:szCs w:val="24"/>
          </w:rPr>
          <w:delText xml:space="preserve">complete </w:delText>
        </w:r>
        <w:r w:rsidRPr="00406E3F" w:rsidDel="0098193B">
          <w:rPr>
            <w:rFonts w:ascii="Times New Roman" w:hAnsi="Times New Roman" w:cs="Times New Roman"/>
            <w:sz w:val="24"/>
            <w:szCs w:val="24"/>
          </w:rPr>
          <w:delText xml:space="preserve">or higher </w:delText>
        </w:r>
        <w:r w:rsidR="00AE7CF6" w:rsidRPr="00406E3F" w:rsidDel="0098193B">
          <w:rPr>
            <w:rFonts w:ascii="Times New Roman" w:hAnsi="Times New Roman" w:cs="Times New Roman"/>
            <w:sz w:val="24"/>
            <w:szCs w:val="24"/>
          </w:rPr>
          <w:delText xml:space="preserve">education </w:delText>
        </w:r>
        <w:r w:rsidRPr="00406E3F" w:rsidDel="0098193B">
          <w:rPr>
            <w:rFonts w:ascii="Times New Roman" w:hAnsi="Times New Roman" w:cs="Times New Roman"/>
            <w:sz w:val="24"/>
            <w:szCs w:val="24"/>
          </w:rPr>
          <w:delText xml:space="preserve">had 2.29 </w:delText>
        </w:r>
        <w:r w:rsidR="00141676" w:rsidRPr="00406E3F" w:rsidDel="0098193B">
          <w:rPr>
            <w:rFonts w:ascii="Times New Roman" w:hAnsi="Times New Roman" w:cs="Times New Roman"/>
            <w:sz w:val="24"/>
            <w:szCs w:val="24"/>
          </w:rPr>
          <w:delText xml:space="preserve">(95% CI: 1.69–3.11) </w:delText>
        </w:r>
        <w:r w:rsidRPr="00406E3F" w:rsidDel="0098193B">
          <w:rPr>
            <w:rFonts w:ascii="Times New Roman" w:hAnsi="Times New Roman" w:cs="Times New Roman"/>
            <w:sz w:val="24"/>
            <w:szCs w:val="24"/>
          </w:rPr>
          <w:delText xml:space="preserve">times higher odds of </w:delText>
        </w:r>
        <w:r w:rsidR="00141676" w:rsidRPr="00406E3F" w:rsidDel="0098193B">
          <w:rPr>
            <w:rFonts w:ascii="Times New Roman" w:hAnsi="Times New Roman" w:cs="Times New Roman"/>
            <w:sz w:val="24"/>
            <w:szCs w:val="24"/>
          </w:rPr>
          <w:delText>participation</w:delText>
        </w:r>
        <w:r w:rsidRPr="00406E3F" w:rsidDel="0098193B">
          <w:rPr>
            <w:rFonts w:ascii="Times New Roman" w:hAnsi="Times New Roman" w:cs="Times New Roman"/>
            <w:sz w:val="24"/>
            <w:szCs w:val="24"/>
          </w:rPr>
          <w:delText xml:space="preserve"> in ECE compared to those with mothers who had</w:delText>
        </w:r>
        <w:r w:rsidR="00AE7CF6" w:rsidRPr="00406E3F" w:rsidDel="0098193B">
          <w:rPr>
            <w:rFonts w:ascii="Times New Roman" w:hAnsi="Times New Roman" w:cs="Times New Roman"/>
            <w:sz w:val="24"/>
            <w:szCs w:val="24"/>
          </w:rPr>
          <w:delText xml:space="preserve"> primary incomplete</w:delText>
        </w:r>
        <w:r w:rsidRPr="00406E3F" w:rsidDel="0098193B">
          <w:rPr>
            <w:rFonts w:ascii="Times New Roman" w:hAnsi="Times New Roman" w:cs="Times New Roman"/>
            <w:sz w:val="24"/>
            <w:szCs w:val="24"/>
          </w:rPr>
          <w:delText>. Additionally, children who received adequate maternal stimulation and supervision had higher odds of ECE participation (1.12 and 1.21 times, respectively)</w:delText>
        </w:r>
        <w:r w:rsidR="003C59DD" w:rsidRPr="00406E3F" w:rsidDel="0098193B">
          <w:rPr>
            <w:rFonts w:ascii="Times New Roman" w:hAnsi="Times New Roman" w:cs="Times New Roman"/>
            <w:sz w:val="24"/>
            <w:szCs w:val="24"/>
          </w:rPr>
          <w:delText xml:space="preserve"> from their counterparts</w:delText>
        </w:r>
        <w:r w:rsidRPr="00406E3F" w:rsidDel="0098193B">
          <w:rPr>
            <w:rFonts w:ascii="Times New Roman" w:hAnsi="Times New Roman" w:cs="Times New Roman"/>
            <w:sz w:val="24"/>
            <w:szCs w:val="24"/>
          </w:rPr>
          <w:delText>. Children not affected by underweight, stunting, or wasting were more likely to participate in ECE programs, with odds ratios of 1.33, 1.64, and 1.27, respectively</w:delText>
        </w:r>
        <w:r w:rsidR="00141676" w:rsidRPr="00406E3F" w:rsidDel="0098193B">
          <w:rPr>
            <w:rFonts w:ascii="Times New Roman" w:hAnsi="Times New Roman" w:cs="Times New Roman"/>
            <w:sz w:val="24"/>
            <w:szCs w:val="24"/>
          </w:rPr>
          <w:delText>, compared to their counterparts</w:delText>
        </w:r>
        <w:r w:rsidRPr="00406E3F" w:rsidDel="0098193B">
          <w:rPr>
            <w:rFonts w:ascii="Times New Roman" w:hAnsi="Times New Roman" w:cs="Times New Roman"/>
            <w:sz w:val="24"/>
            <w:szCs w:val="24"/>
          </w:rPr>
          <w:delText>.</w:delText>
        </w:r>
      </w:del>
      <w:r w:rsidRPr="00406E3F">
        <w:rPr>
          <w:rFonts w:ascii="Times New Roman" w:hAnsi="Times New Roman" w:cs="Times New Roman"/>
          <w:sz w:val="24"/>
          <w:szCs w:val="24"/>
        </w:rPr>
        <w:t xml:space="preserve"> </w:t>
      </w:r>
    </w:p>
    <w:p w14:paraId="737FB45F" w14:textId="78ED1ED4" w:rsidR="00C84724" w:rsidRPr="00406E3F" w:rsidDel="00487DCF" w:rsidRDefault="00C84724" w:rsidP="000A65CD">
      <w:pPr>
        <w:spacing w:after="0" w:line="480" w:lineRule="auto"/>
        <w:jc w:val="both"/>
        <w:rPr>
          <w:del w:id="14" w:author="User" w:date="2024-08-21T10:14:00Z"/>
          <w:rFonts w:ascii="Times New Roman" w:hAnsi="Times New Roman" w:cs="Times New Roman"/>
          <w:sz w:val="24"/>
          <w:szCs w:val="24"/>
        </w:rPr>
      </w:pPr>
      <w:del w:id="15" w:author="User" w:date="2024-08-21T10:14:00Z">
        <w:r w:rsidRPr="00406E3F" w:rsidDel="00487DCF">
          <w:rPr>
            <w:rFonts w:ascii="Times New Roman" w:hAnsi="Times New Roman" w:cs="Times New Roman"/>
            <w:sz w:val="24"/>
            <w:szCs w:val="24"/>
          </w:rPr>
          <w:delText>The study emphasizes enhancing ECE participation by improving health, maternal education, and socio-economic conditions, highlighting the need for greater social awareness and educational support for parents and girls.</w:delText>
        </w:r>
      </w:del>
    </w:p>
    <w:p w14:paraId="49053854" w14:textId="46F18435" w:rsidR="00C84724" w:rsidRPr="00487DCF" w:rsidRDefault="00C84724" w:rsidP="000A65CD">
      <w:pPr>
        <w:spacing w:after="0" w:line="259" w:lineRule="auto"/>
        <w:rPr>
          <w:ins w:id="16" w:author="User" w:date="2024-08-21T10:08:00Z"/>
          <w:rFonts w:ascii="Times New Roman" w:hAnsi="Times New Roman" w:cs="Times New Roman"/>
          <w:sz w:val="24"/>
          <w:szCs w:val="24"/>
        </w:rPr>
      </w:pPr>
      <w:r w:rsidRPr="00406E3F">
        <w:rPr>
          <w:rFonts w:ascii="Times New Roman" w:hAnsi="Times New Roman" w:cs="Times New Roman"/>
          <w:b/>
          <w:bCs/>
          <w:sz w:val="24"/>
          <w:szCs w:val="24"/>
        </w:rPr>
        <w:br w:type="page"/>
      </w:r>
    </w:p>
    <w:p w14:paraId="174CB821" w14:textId="77777777" w:rsidR="00487DCF" w:rsidRPr="00406E3F" w:rsidRDefault="00487DCF" w:rsidP="000A65CD">
      <w:pPr>
        <w:spacing w:after="0" w:line="259" w:lineRule="auto"/>
        <w:rPr>
          <w:rFonts w:ascii="Times New Roman" w:hAnsi="Times New Roman" w:cs="Times New Roman"/>
          <w:b/>
          <w:bCs/>
          <w:sz w:val="24"/>
          <w:szCs w:val="24"/>
        </w:rPr>
      </w:pPr>
    </w:p>
    <w:p w14:paraId="453504EB" w14:textId="23888FE6" w:rsidR="000D11A1" w:rsidRPr="00406E3F" w:rsidRDefault="000D11A1" w:rsidP="000A65CD">
      <w:pPr>
        <w:spacing w:after="0" w:line="480" w:lineRule="auto"/>
        <w:jc w:val="both"/>
        <w:rPr>
          <w:rFonts w:ascii="Times New Roman" w:hAnsi="Times New Roman" w:cs="Times New Roman"/>
          <w:b/>
          <w:bCs/>
          <w:sz w:val="24"/>
          <w:szCs w:val="24"/>
        </w:rPr>
      </w:pPr>
      <w:r w:rsidRPr="00406E3F">
        <w:rPr>
          <w:rFonts w:ascii="Times New Roman" w:hAnsi="Times New Roman" w:cs="Times New Roman"/>
          <w:b/>
          <w:bCs/>
          <w:sz w:val="24"/>
          <w:szCs w:val="24"/>
        </w:rPr>
        <w:t>2 Introduction:</w:t>
      </w:r>
    </w:p>
    <w:p w14:paraId="1E0A8297" w14:textId="5B8EB75B" w:rsidR="000D11A1" w:rsidRPr="00406E3F" w:rsidRDefault="000D11A1" w:rsidP="000A65CD">
      <w:pPr>
        <w:spacing w:after="0" w:line="480" w:lineRule="auto"/>
        <w:jc w:val="both"/>
        <w:rPr>
          <w:rFonts w:ascii="Times New Roman" w:hAnsi="Times New Roman" w:cs="Times New Roman"/>
          <w:b/>
          <w:bCs/>
          <w:sz w:val="24"/>
          <w:szCs w:val="24"/>
        </w:rPr>
      </w:pPr>
      <w:r w:rsidRPr="00406E3F">
        <w:rPr>
          <w:rFonts w:ascii="Times New Roman" w:hAnsi="Times New Roman" w:cs="Times New Roman"/>
          <w:sz w:val="24"/>
          <w:szCs w:val="24"/>
        </w:rPr>
        <w:t xml:space="preserve">Ensuring a globally guaranteed minimum of one year of Early Childhood Education (ECE) constitutes a crucial element of UNESCO's developmental objective in the post-2015 agenda </w:t>
      </w:r>
      <w:sdt>
        <w:sdtPr>
          <w:rPr>
            <w:rFonts w:ascii="Times New Roman" w:hAnsi="Times New Roman" w:cs="Times New Roman"/>
            <w:color w:val="000000"/>
            <w:sz w:val="24"/>
            <w:szCs w:val="24"/>
          </w:rPr>
          <w:tag w:val="MENDELEY_CITATION_v3_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"/>
          <w:id w:val="-850179306"/>
          <w:placeholder>
            <w:docPart w:val="DefaultPlaceholder_-1854013440"/>
          </w:placeholder>
        </w:sdtPr>
        <w:sdtContent>
          <w:r w:rsidR="00D04EC9" w:rsidRPr="00406E3F">
            <w:rPr>
              <w:rFonts w:ascii="Times New Roman" w:hAnsi="Times New Roman" w:cs="Times New Roman"/>
              <w:color w:val="000000"/>
              <w:sz w:val="24"/>
              <w:szCs w:val="24"/>
            </w:rPr>
            <w:t>[1]</w:t>
          </w:r>
        </w:sdtContent>
      </w:sdt>
      <w:r w:rsidRPr="00406E3F">
        <w:rPr>
          <w:rFonts w:ascii="Times New Roman" w:hAnsi="Times New Roman" w:cs="Times New Roman"/>
          <w:sz w:val="24"/>
          <w:szCs w:val="24"/>
        </w:rPr>
        <w:t xml:space="preserve">. Children who do not participate in ECE programs may fail to acquire essential academic competencies, including language, literacy, and mathematical skills, which are pivotal for their subsequent primary school performance. ECE programs refer to different types of educational activities or initiatives such as preschool programs, nursery or kindergarten, early intervention programs, childcare centers, and pre-primary education centers </w:t>
      </w:r>
      <w:sdt>
        <w:sdtPr>
          <w:rPr>
            <w:rFonts w:ascii="Times New Roman" w:hAnsi="Times New Roman" w:cs="Times New Roman"/>
            <w:color w:val="000000"/>
            <w:sz w:val="24"/>
            <w:szCs w:val="24"/>
          </w:rPr>
          <w:tag w:val="MENDELEY_CITATION_v3_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"/>
          <w:id w:val="-1139345311"/>
          <w:placeholder>
            <w:docPart w:val="DefaultPlaceholder_-1854013440"/>
          </w:placeholder>
        </w:sdtPr>
        <w:sdtContent>
          <w:r w:rsidR="00D04EC9" w:rsidRPr="00406E3F">
            <w:rPr>
              <w:rFonts w:ascii="Times New Roman" w:hAnsi="Times New Roman" w:cs="Times New Roman"/>
              <w:color w:val="000000"/>
              <w:sz w:val="24"/>
              <w:szCs w:val="24"/>
            </w:rPr>
            <w:t>[2]</w:t>
          </w:r>
        </w:sdtContent>
      </w:sdt>
      <w:r w:rsidRPr="00406E3F">
        <w:rPr>
          <w:rFonts w:ascii="Times New Roman" w:hAnsi="Times New Roman" w:cs="Times New Roman"/>
          <w:sz w:val="24"/>
          <w:szCs w:val="24"/>
        </w:rPr>
        <w:t xml:space="preserve">. ECE programs assume a pivotal role in delineating the life trajectory of children, engendering a robust groundwork for their emotional, social, and cognitive maturation and these programs exert a constructive impact not only in the immediate context but also reverberate into the long term, substantively influencing the realm of academic accomplishments  </w:t>
      </w:r>
      <w:sdt>
        <w:sdtPr>
          <w:rPr>
            <w:rFonts w:ascii="Times New Roman" w:hAnsi="Times New Roman" w:cs="Times New Roman"/>
            <w:color w:val="000000"/>
            <w:sz w:val="24"/>
            <w:szCs w:val="24"/>
          </w:rPr>
          <w:tag w:val="MENDELEY_CITATION_v3_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"/>
          <w:id w:val="1721165700"/>
          <w:placeholder>
            <w:docPart w:val="DefaultPlaceholder_-1854013440"/>
          </w:placeholder>
        </w:sdtPr>
        <w:sdtContent>
          <w:r w:rsidR="00D04EC9" w:rsidRPr="00406E3F">
            <w:rPr>
              <w:rFonts w:ascii="Times New Roman" w:hAnsi="Times New Roman" w:cs="Times New Roman"/>
              <w:color w:val="000000"/>
              <w:sz w:val="24"/>
              <w:szCs w:val="24"/>
            </w:rPr>
            <w:t>[2,</w:t>
          </w:r>
        </w:sdtContent>
      </w:sdt>
      <w:sdt>
        <w:sdtPr>
          <w:rPr>
            <w:rFonts w:ascii="Times New Roman" w:hAnsi="Times New Roman" w:cs="Times New Roman"/>
            <w:color w:val="000000"/>
            <w:sz w:val="24"/>
            <w:szCs w:val="24"/>
          </w:rPr>
          <w:tag w:val="MENDELEY_CITATION_v3_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"/>
          <w:id w:val="-321589121"/>
          <w:placeholder>
            <w:docPart w:val="DefaultPlaceholder_-1854013440"/>
          </w:placeholder>
        </w:sdtPr>
        <w:sdtContent>
          <w:r w:rsidR="00D04EC9" w:rsidRPr="00406E3F">
            <w:rPr>
              <w:rFonts w:ascii="Times New Roman" w:hAnsi="Times New Roman" w:cs="Times New Roman"/>
              <w:color w:val="000000"/>
              <w:sz w:val="24"/>
              <w:szCs w:val="24"/>
            </w:rPr>
            <w:t>3]</w:t>
          </w:r>
        </w:sdtContent>
      </w:sdt>
      <w:r w:rsidRPr="00406E3F">
        <w:rPr>
          <w:rFonts w:ascii="Times New Roman" w:hAnsi="Times New Roman" w:cs="Times New Roman"/>
          <w:sz w:val="24"/>
          <w:szCs w:val="24"/>
        </w:rPr>
        <w:t xml:space="preserve">. Participation in ECE programs for a year or more positively correlates with later primary school participation and fosters comprehensive physical and mental preparedness </w:t>
      </w:r>
      <w:sdt>
        <w:sdtPr>
          <w:rPr>
            <w:rFonts w:ascii="Times New Roman" w:hAnsi="Times New Roman" w:cs="Times New Roman"/>
            <w:color w:val="000000"/>
            <w:sz w:val="24"/>
            <w:szCs w:val="24"/>
          </w:rPr>
          <w:tag w:val="MENDELEY_CITATION_v3_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"/>
          <w:id w:val="1493528471"/>
          <w:placeholder>
            <w:docPart w:val="DefaultPlaceholder_-1854013440"/>
          </w:placeholder>
        </w:sdtPr>
        <w:sdtContent>
          <w:r w:rsidR="00D04EC9" w:rsidRPr="00406E3F">
            <w:rPr>
              <w:rFonts w:ascii="Times New Roman" w:hAnsi="Times New Roman" w:cs="Times New Roman"/>
              <w:color w:val="000000"/>
              <w:sz w:val="24"/>
              <w:szCs w:val="24"/>
            </w:rPr>
            <w:t>[4,5]</w:t>
          </w:r>
        </w:sdtContent>
      </w:sdt>
      <w:r w:rsidR="00D04EC9" w:rsidRPr="00406E3F">
        <w:rPr>
          <w:rFonts w:ascii="Times New Roman" w:hAnsi="Times New Roman" w:cs="Times New Roman"/>
          <w:sz w:val="24"/>
          <w:szCs w:val="24"/>
        </w:rPr>
        <w:t>.</w:t>
      </w:r>
    </w:p>
    <w:p w14:paraId="14409ED2" w14:textId="6C84D3F2" w:rsidR="000D11A1" w:rsidRPr="00406E3F" w:rsidRDefault="000D11A1" w:rsidP="000A65CD">
      <w:pPr>
        <w:spacing w:after="0" w:line="480" w:lineRule="auto"/>
        <w:ind w:firstLine="360"/>
        <w:jc w:val="both"/>
        <w:rPr>
          <w:rFonts w:ascii="Times New Roman" w:hAnsi="Times New Roman" w:cs="Times New Roman"/>
          <w:sz w:val="24"/>
          <w:szCs w:val="24"/>
        </w:rPr>
      </w:pPr>
      <w:r w:rsidRPr="00406E3F">
        <w:rPr>
          <w:rFonts w:ascii="Times New Roman" w:hAnsi="Times New Roman" w:cs="Times New Roman"/>
          <w:sz w:val="24"/>
          <w:szCs w:val="24"/>
        </w:rPr>
        <w:t>Due to socioeconomic and cultural differences, there is a significant inequality in the number of participants in ECE programs among different regions.  Internationally, the participation rate in ECE programs among children aged 36 to 59 months stands at a mere 39%. Regionally, the Latin America and Caribbean area leads with a substantial participation rate of 64%, followed by a 46% participation</w:t>
      </w:r>
      <w:r w:rsidRPr="00406E3F" w:rsidDel="00140430">
        <w:rPr>
          <w:rFonts w:ascii="Times New Roman" w:hAnsi="Times New Roman" w:cs="Times New Roman"/>
          <w:sz w:val="24"/>
          <w:szCs w:val="24"/>
        </w:rPr>
        <w:t xml:space="preserve"> </w:t>
      </w:r>
      <w:r w:rsidRPr="00406E3F">
        <w:rPr>
          <w:rFonts w:ascii="Times New Roman" w:hAnsi="Times New Roman" w:cs="Times New Roman"/>
          <w:sz w:val="24"/>
          <w:szCs w:val="24"/>
        </w:rPr>
        <w:t xml:space="preserve">rate in South Asia. Conversely, the lowest participation rate in ECE programs, amounting to 24%, is reported in West and Central Africa </w:t>
      </w:r>
      <w:sdt>
        <w:sdtPr>
          <w:rPr>
            <w:rFonts w:ascii="Times New Roman" w:hAnsi="Times New Roman" w:cs="Times New Roman"/>
            <w:color w:val="000000"/>
            <w:sz w:val="24"/>
            <w:szCs w:val="24"/>
          </w:rPr>
          <w:tag w:val="MENDELEY_CITATION_v3_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"/>
          <w:id w:val="878901176"/>
          <w:placeholder>
            <w:docPart w:val="DefaultPlaceholder_-1854013440"/>
          </w:placeholder>
        </w:sdtPr>
        <w:sdtContent>
          <w:r w:rsidR="00D04EC9" w:rsidRPr="00406E3F">
            <w:rPr>
              <w:rFonts w:ascii="Times New Roman" w:hAnsi="Times New Roman" w:cs="Times New Roman"/>
              <w:color w:val="000000"/>
              <w:sz w:val="24"/>
              <w:szCs w:val="24"/>
            </w:rPr>
            <w:t>[6]</w:t>
          </w:r>
        </w:sdtContent>
      </w:sdt>
      <w:r w:rsidRPr="00406E3F">
        <w:rPr>
          <w:rFonts w:ascii="Times New Roman" w:hAnsi="Times New Roman" w:cs="Times New Roman"/>
          <w:sz w:val="24"/>
          <w:szCs w:val="24"/>
        </w:rPr>
        <w:t>. Some studies have found growth in the participation</w:t>
      </w:r>
      <w:r w:rsidRPr="00406E3F" w:rsidDel="00140430">
        <w:rPr>
          <w:rFonts w:ascii="Times New Roman" w:hAnsi="Times New Roman" w:cs="Times New Roman"/>
          <w:sz w:val="24"/>
          <w:szCs w:val="24"/>
        </w:rPr>
        <w:t xml:space="preserve"> </w:t>
      </w:r>
      <w:r w:rsidRPr="00406E3F">
        <w:rPr>
          <w:rFonts w:ascii="Times New Roman" w:hAnsi="Times New Roman" w:cs="Times New Roman"/>
          <w:sz w:val="24"/>
          <w:szCs w:val="24"/>
        </w:rPr>
        <w:t xml:space="preserve">of ECE programs in Cambodia, India, and Ghana </w:t>
      </w:r>
      <w:sdt>
        <w:sdtPr>
          <w:rPr>
            <w:rFonts w:ascii="Times New Roman" w:hAnsi="Times New Roman" w:cs="Times New Roman"/>
            <w:color w:val="000000"/>
            <w:sz w:val="24"/>
            <w:szCs w:val="24"/>
          </w:rPr>
          <w:tag w:val="MENDELEY_CITATION_v3_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"/>
          <w:id w:val="1187649416"/>
          <w:placeholder>
            <w:docPart w:val="DefaultPlaceholder_-1854013440"/>
          </w:placeholder>
        </w:sdtPr>
        <w:sdtContent>
          <w:r w:rsidR="00D04EC9" w:rsidRPr="00406E3F">
            <w:rPr>
              <w:rFonts w:ascii="Times New Roman" w:eastAsia="Times New Roman" w:hAnsi="Times New Roman" w:cs="Times New Roman"/>
              <w:color w:val="000000"/>
              <w:sz w:val="24"/>
              <w:szCs w:val="24"/>
            </w:rPr>
            <w:t>[7]</w:t>
          </w:r>
        </w:sdtContent>
      </w:sdt>
      <w:r w:rsidRPr="00406E3F">
        <w:rPr>
          <w:rFonts w:ascii="Times New Roman" w:hAnsi="Times New Roman" w:cs="Times New Roman"/>
          <w:sz w:val="24"/>
          <w:szCs w:val="24"/>
        </w:rPr>
        <w:t>. In Pakistan participation</w:t>
      </w:r>
      <w:r w:rsidRPr="00406E3F" w:rsidDel="00140430">
        <w:rPr>
          <w:rFonts w:ascii="Times New Roman" w:hAnsi="Times New Roman" w:cs="Times New Roman"/>
          <w:sz w:val="24"/>
          <w:szCs w:val="24"/>
        </w:rPr>
        <w:t xml:space="preserve"> </w:t>
      </w:r>
      <w:r w:rsidRPr="00406E3F">
        <w:rPr>
          <w:rFonts w:ascii="Times New Roman" w:hAnsi="Times New Roman" w:cs="Times New Roman"/>
          <w:sz w:val="24"/>
          <w:szCs w:val="24"/>
        </w:rPr>
        <w:t xml:space="preserve">rate in ECE programs was 37.2% </w:t>
      </w:r>
      <w:sdt>
        <w:sdtPr>
          <w:rPr>
            <w:rFonts w:ascii="Times New Roman" w:hAnsi="Times New Roman" w:cs="Times New Roman"/>
            <w:color w:val="000000"/>
            <w:sz w:val="24"/>
            <w:szCs w:val="24"/>
          </w:rPr>
          <w:tag w:val="MENDELEY_CITATION_v3_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"/>
          <w:id w:val="-1467891830"/>
          <w:placeholder>
            <w:docPart w:val="DefaultPlaceholder_-1854013440"/>
          </w:placeholder>
        </w:sdtPr>
        <w:sdtContent>
          <w:r w:rsidR="00D04EC9" w:rsidRPr="00406E3F">
            <w:rPr>
              <w:rFonts w:ascii="Times New Roman" w:hAnsi="Times New Roman" w:cs="Times New Roman"/>
              <w:color w:val="000000"/>
              <w:sz w:val="24"/>
              <w:szCs w:val="24"/>
            </w:rPr>
            <w:t>[8]</w:t>
          </w:r>
        </w:sdtContent>
      </w:sdt>
      <w:r w:rsidRPr="00406E3F">
        <w:rPr>
          <w:rFonts w:ascii="Times New Roman" w:hAnsi="Times New Roman" w:cs="Times New Roman"/>
          <w:sz w:val="24"/>
          <w:szCs w:val="24"/>
        </w:rPr>
        <w:t xml:space="preserve">. According to the MICS, reports in 2006 only 14.6% of children between 36-59 months of age attended ECE programs, whereas in </w:t>
      </w:r>
      <w:r w:rsidRPr="00406E3F">
        <w:rPr>
          <w:rFonts w:ascii="Times New Roman" w:hAnsi="Times New Roman" w:cs="Times New Roman"/>
          <w:sz w:val="24"/>
          <w:szCs w:val="24"/>
        </w:rPr>
        <w:lastRenderedPageBreak/>
        <w:t xml:space="preserve">2012-13, the participation rate in ECE programs was 13.4%, but by 2019, it had increased to 18.9% in Bangladesh </w:t>
      </w:r>
      <w:sdt>
        <w:sdtPr>
          <w:rPr>
            <w:rFonts w:ascii="Times New Roman" w:hAnsi="Times New Roman" w:cs="Times New Roman"/>
            <w:color w:val="000000"/>
            <w:sz w:val="24"/>
            <w:szCs w:val="24"/>
          </w:rPr>
          <w:tag w:val="MENDELEY_CITATION_v3_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"/>
          <w:id w:val="-790351761"/>
          <w:placeholder>
            <w:docPart w:val="DefaultPlaceholder_-1854013440"/>
          </w:placeholder>
        </w:sdtPr>
        <w:sdtContent>
          <w:r w:rsidR="00D04EC9" w:rsidRPr="00406E3F">
            <w:rPr>
              <w:rFonts w:ascii="Times New Roman" w:hAnsi="Times New Roman" w:cs="Times New Roman"/>
              <w:color w:val="000000"/>
              <w:sz w:val="24"/>
              <w:szCs w:val="24"/>
            </w:rPr>
            <w:t>[9–11]</w:t>
          </w:r>
        </w:sdtContent>
      </w:sdt>
      <w:r w:rsidRPr="00406E3F">
        <w:rPr>
          <w:rFonts w:ascii="Times New Roman" w:hAnsi="Times New Roman" w:cs="Times New Roman"/>
          <w:sz w:val="24"/>
          <w:szCs w:val="24"/>
        </w:rPr>
        <w:t xml:space="preserve">. In 2023, Bangladesh has a very low participation rate of 19% in ECE programs, which is just 1% greater than the </w:t>
      </w:r>
      <w:r w:rsidR="008E7336" w:rsidRPr="00406E3F">
        <w:rPr>
          <w:rFonts w:ascii="Times New Roman" w:hAnsi="Times New Roman" w:cs="Times New Roman"/>
          <w:sz w:val="24"/>
          <w:szCs w:val="24"/>
        </w:rPr>
        <w:t>least</w:t>
      </w:r>
      <w:r w:rsidRPr="00406E3F">
        <w:rPr>
          <w:rFonts w:ascii="Times New Roman" w:hAnsi="Times New Roman" w:cs="Times New Roman"/>
          <w:sz w:val="24"/>
          <w:szCs w:val="24"/>
        </w:rPr>
        <w:t xml:space="preserve"> developed countries </w:t>
      </w:r>
      <w:r w:rsidR="008E7336" w:rsidRPr="00406E3F">
        <w:rPr>
          <w:rFonts w:ascii="Times New Roman" w:hAnsi="Times New Roman" w:cs="Times New Roman"/>
          <w:sz w:val="24"/>
          <w:szCs w:val="24"/>
        </w:rPr>
        <w:t>combined</w:t>
      </w:r>
      <w:r w:rsidRPr="00406E3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"/>
          <w:id w:val="1937402674"/>
          <w:placeholder>
            <w:docPart w:val="DefaultPlaceholder_-1854013440"/>
          </w:placeholder>
        </w:sdtPr>
        <w:sdtContent>
          <w:r w:rsidR="00D04EC9" w:rsidRPr="00406E3F">
            <w:rPr>
              <w:rFonts w:ascii="Times New Roman" w:hAnsi="Times New Roman" w:cs="Times New Roman"/>
              <w:color w:val="000000"/>
              <w:sz w:val="24"/>
              <w:szCs w:val="24"/>
            </w:rPr>
            <w:t>[6]</w:t>
          </w:r>
        </w:sdtContent>
      </w:sdt>
      <w:r w:rsidRPr="00406E3F">
        <w:rPr>
          <w:rFonts w:ascii="Times New Roman" w:hAnsi="Times New Roman" w:cs="Times New Roman"/>
          <w:sz w:val="24"/>
          <w:szCs w:val="24"/>
        </w:rPr>
        <w:t>.</w:t>
      </w:r>
    </w:p>
    <w:p w14:paraId="0E19881A" w14:textId="5E1BDBC5" w:rsidR="000D11A1" w:rsidRPr="00406E3F" w:rsidRDefault="000D11A1" w:rsidP="000A65CD">
      <w:pPr>
        <w:spacing w:after="0" w:line="480" w:lineRule="auto"/>
        <w:ind w:firstLine="720"/>
        <w:jc w:val="both"/>
        <w:rPr>
          <w:rFonts w:ascii="Times New Roman" w:hAnsi="Times New Roman" w:cs="Times New Roman"/>
          <w:sz w:val="24"/>
          <w:szCs w:val="24"/>
        </w:rPr>
      </w:pPr>
      <w:r w:rsidRPr="00406E3F">
        <w:rPr>
          <w:rFonts w:ascii="Times New Roman" w:hAnsi="Times New Roman" w:cs="Times New Roman"/>
          <w:sz w:val="24"/>
          <w:szCs w:val="24"/>
        </w:rPr>
        <w:t xml:space="preserve">Some studies have shown that positive results at school entry are strongly correlated with high-quality ECE programs </w:t>
      </w:r>
      <w:sdt>
        <w:sdtPr>
          <w:rPr>
            <w:rFonts w:ascii="Times New Roman" w:hAnsi="Times New Roman" w:cs="Times New Roman"/>
            <w:color w:val="000000"/>
            <w:sz w:val="24"/>
            <w:szCs w:val="24"/>
          </w:rPr>
          <w:tag w:val="MENDELEY_CITATION_v3_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"/>
          <w:id w:val="-162934853"/>
          <w:placeholder>
            <w:docPart w:val="DefaultPlaceholder_-1854013440"/>
          </w:placeholder>
        </w:sdtPr>
        <w:sdtContent>
          <w:r w:rsidR="00D04EC9" w:rsidRPr="00406E3F">
            <w:rPr>
              <w:rFonts w:ascii="Times New Roman" w:hAnsi="Times New Roman" w:cs="Times New Roman"/>
              <w:color w:val="000000"/>
              <w:sz w:val="24"/>
              <w:szCs w:val="24"/>
            </w:rPr>
            <w:t>[12]</w:t>
          </w:r>
        </w:sdtContent>
      </w:sdt>
      <w:r w:rsidRPr="00406E3F">
        <w:rPr>
          <w:rFonts w:ascii="Times New Roman" w:hAnsi="Times New Roman" w:cs="Times New Roman"/>
          <w:sz w:val="24"/>
          <w:szCs w:val="24"/>
        </w:rPr>
        <w:t xml:space="preserve">, family socioeconomic status, mother’s education level, ethnic background, and wealth index has been seen positively influencing greatly in ECE programs participation in the UK </w:t>
      </w:r>
      <w:sdt>
        <w:sdtPr>
          <w:rPr>
            <w:rFonts w:ascii="Times New Roman" w:hAnsi="Times New Roman" w:cs="Times New Roman"/>
            <w:color w:val="000000"/>
            <w:sz w:val="24"/>
            <w:szCs w:val="24"/>
          </w:rPr>
          <w:tag w:val="MENDELEY_CITATION_v3_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"/>
          <w:id w:val="-1668007893"/>
          <w:placeholder>
            <w:docPart w:val="DefaultPlaceholder_-1854013440"/>
          </w:placeholder>
        </w:sdtPr>
        <w:sdtContent>
          <w:r w:rsidR="00D04EC9" w:rsidRPr="00406E3F">
            <w:rPr>
              <w:rFonts w:ascii="Times New Roman" w:hAnsi="Times New Roman" w:cs="Times New Roman"/>
              <w:color w:val="000000"/>
              <w:sz w:val="24"/>
              <w:szCs w:val="24"/>
            </w:rPr>
            <w:t>[13]</w:t>
          </w:r>
        </w:sdtContent>
      </w:sdt>
      <w:r w:rsidRPr="00406E3F">
        <w:rPr>
          <w:rFonts w:ascii="Times New Roman" w:hAnsi="Times New Roman" w:cs="Times New Roman"/>
          <w:sz w:val="24"/>
          <w:szCs w:val="24"/>
        </w:rPr>
        <w:t xml:space="preserve">. A longitudinal study has been conducted in rural Pakistan to investigate the impact of the health of the children (nutritional factors) on school participation </w:t>
      </w:r>
      <w:sdt>
        <w:sdtPr>
          <w:rPr>
            <w:rFonts w:ascii="Times New Roman" w:hAnsi="Times New Roman" w:cs="Times New Roman"/>
            <w:color w:val="000000"/>
            <w:sz w:val="24"/>
            <w:szCs w:val="24"/>
          </w:rPr>
          <w:tag w:val="MENDELEY_CITATION_v3_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"/>
          <w:id w:val="-1917861641"/>
          <w:placeholder>
            <w:docPart w:val="DefaultPlaceholder_-1854013440"/>
          </w:placeholder>
        </w:sdtPr>
        <w:sdtContent>
          <w:r w:rsidR="00D04EC9" w:rsidRPr="00406E3F">
            <w:rPr>
              <w:rFonts w:ascii="Times New Roman" w:hAnsi="Times New Roman" w:cs="Times New Roman"/>
              <w:color w:val="000000"/>
              <w:sz w:val="24"/>
              <w:szCs w:val="24"/>
            </w:rPr>
            <w:t>[14]</w:t>
          </w:r>
        </w:sdtContent>
      </w:sdt>
      <w:r w:rsidRPr="00406E3F">
        <w:rPr>
          <w:rFonts w:ascii="Times New Roman" w:hAnsi="Times New Roman" w:cs="Times New Roman"/>
          <w:sz w:val="24"/>
          <w:szCs w:val="24"/>
        </w:rPr>
        <w:t xml:space="preserve">. Another study from Lahore, Pakistan has demonstrated how family size, income groups (economic status), and household head's education impact school participation </w:t>
      </w:r>
      <w:sdt>
        <w:sdtPr>
          <w:rPr>
            <w:rFonts w:ascii="Times New Roman" w:hAnsi="Times New Roman" w:cs="Times New Roman"/>
            <w:color w:val="000000"/>
            <w:sz w:val="24"/>
            <w:szCs w:val="24"/>
          </w:rPr>
          <w:tag w:val="MENDELEY_CITATION_v3_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"/>
          <w:id w:val="1867706414"/>
          <w:placeholder>
            <w:docPart w:val="DefaultPlaceholder_-1854013440"/>
          </w:placeholder>
        </w:sdtPr>
        <w:sdtContent>
          <w:r w:rsidR="00D04EC9" w:rsidRPr="00406E3F">
            <w:rPr>
              <w:rFonts w:ascii="Times New Roman" w:eastAsia="Times New Roman" w:hAnsi="Times New Roman" w:cs="Times New Roman"/>
              <w:color w:val="000000"/>
              <w:sz w:val="24"/>
              <w:szCs w:val="24"/>
            </w:rPr>
            <w:t>[15]</w:t>
          </w:r>
        </w:sdtContent>
      </w:sdt>
      <w:r w:rsidRPr="00406E3F">
        <w:rPr>
          <w:rFonts w:ascii="Times New Roman" w:hAnsi="Times New Roman" w:cs="Times New Roman"/>
          <w:sz w:val="24"/>
          <w:szCs w:val="24"/>
        </w:rPr>
        <w:t xml:space="preserve">. </w:t>
      </w:r>
      <w:r w:rsidR="00FE4EB3" w:rsidRPr="00FE4EB3">
        <w:rPr>
          <w:rFonts w:ascii="Times New Roman" w:hAnsi="Times New Roman" w:cs="Times New Roman"/>
          <w:sz w:val="24"/>
          <w:szCs w:val="24"/>
        </w:rPr>
        <w:t xml:space="preserve">E. </w:t>
      </w:r>
      <w:proofErr w:type="spellStart"/>
      <w:r w:rsidR="00FE4EB3" w:rsidRPr="00FE4EB3">
        <w:rPr>
          <w:rFonts w:ascii="Times New Roman" w:hAnsi="Times New Roman" w:cs="Times New Roman"/>
          <w:sz w:val="24"/>
          <w:szCs w:val="24"/>
        </w:rPr>
        <w:t>Gurmu</w:t>
      </w:r>
      <w:proofErr w:type="spellEnd"/>
      <w:r w:rsidR="00FE4EB3" w:rsidRPr="00FE4EB3">
        <w:rPr>
          <w:rFonts w:ascii="Times New Roman" w:hAnsi="Times New Roman" w:cs="Times New Roman"/>
          <w:sz w:val="24"/>
          <w:szCs w:val="24"/>
        </w:rPr>
        <w:t xml:space="preserve"> and D. Etana demonstrated that children's </w:t>
      </w:r>
      <w:r w:rsidR="00FE4EB3">
        <w:rPr>
          <w:rFonts w:ascii="Times New Roman" w:hAnsi="Times New Roman" w:cs="Times New Roman"/>
          <w:sz w:val="24"/>
          <w:szCs w:val="24"/>
        </w:rPr>
        <w:t>participation</w:t>
      </w:r>
      <w:r w:rsidR="00FE4EB3" w:rsidRPr="00FE4EB3">
        <w:rPr>
          <w:rFonts w:ascii="Times New Roman" w:hAnsi="Times New Roman" w:cs="Times New Roman"/>
          <w:sz w:val="24"/>
          <w:szCs w:val="24"/>
        </w:rPr>
        <w:t xml:space="preserve"> in primary schools is significantly influenced by socioeconomic and demographic factors, including economic status, number of siblings, and place of residence</w:t>
      </w:r>
      <w:r w:rsidR="00FE4EB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"/>
          <w:id w:val="1898856816"/>
          <w:placeholder>
            <w:docPart w:val="DefaultPlaceholder_-1854013440"/>
          </w:placeholder>
        </w:sdtPr>
        <w:sdtContent>
          <w:r w:rsidR="00D04EC9" w:rsidRPr="00406E3F">
            <w:rPr>
              <w:rFonts w:ascii="Times New Roman" w:eastAsia="Times New Roman" w:hAnsi="Times New Roman" w:cs="Times New Roman"/>
              <w:color w:val="000000"/>
              <w:sz w:val="24"/>
              <w:szCs w:val="24"/>
            </w:rPr>
            <w:t>[16]</w:t>
          </w:r>
        </w:sdtContent>
      </w:sdt>
      <w:r w:rsidRPr="00406E3F">
        <w:rPr>
          <w:rFonts w:ascii="Times New Roman" w:hAnsi="Times New Roman" w:cs="Times New Roman"/>
          <w:sz w:val="24"/>
          <w:szCs w:val="24"/>
        </w:rPr>
        <w:t xml:space="preserve">. </w:t>
      </w:r>
    </w:p>
    <w:p w14:paraId="04870E90" w14:textId="0FF38556" w:rsidR="000D11A1" w:rsidRPr="00406E3F" w:rsidRDefault="000D11A1" w:rsidP="000A65CD">
      <w:pPr>
        <w:spacing w:after="0" w:line="480" w:lineRule="auto"/>
        <w:ind w:firstLine="720"/>
        <w:jc w:val="both"/>
        <w:rPr>
          <w:rFonts w:ascii="Times New Roman" w:hAnsi="Times New Roman" w:cs="Times New Roman"/>
          <w:sz w:val="24"/>
          <w:szCs w:val="24"/>
        </w:rPr>
      </w:pPr>
      <w:r w:rsidRPr="00406E3F">
        <w:rPr>
          <w:rFonts w:ascii="Times New Roman" w:hAnsi="Times New Roman" w:cs="Times New Roman"/>
          <w:sz w:val="24"/>
          <w:szCs w:val="24"/>
        </w:rPr>
        <w:t xml:space="preserve">Greenberg has shown that maternal education has a significant impact on the children's ECE programs participation, where the increase in the mother's education level shows an increasing participation rate in ECE programs </w:t>
      </w:r>
      <w:sdt>
        <w:sdtPr>
          <w:rPr>
            <w:rFonts w:ascii="Times New Roman" w:hAnsi="Times New Roman" w:cs="Times New Roman"/>
            <w:color w:val="000000"/>
            <w:sz w:val="24"/>
            <w:szCs w:val="24"/>
          </w:rPr>
          <w:tag w:val="MENDELEY_CITATION_v3_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"/>
          <w:id w:val="681090579"/>
          <w:placeholder>
            <w:docPart w:val="DefaultPlaceholder_-1854013440"/>
          </w:placeholder>
        </w:sdtPr>
        <w:sdtContent>
          <w:r w:rsidR="00D04EC9" w:rsidRPr="00406E3F">
            <w:rPr>
              <w:rFonts w:ascii="Times New Roman" w:hAnsi="Times New Roman" w:cs="Times New Roman"/>
              <w:color w:val="000000"/>
              <w:sz w:val="24"/>
              <w:szCs w:val="24"/>
            </w:rPr>
            <w:t>[17]</w:t>
          </w:r>
        </w:sdtContent>
      </w:sdt>
      <w:r w:rsidRPr="00406E3F">
        <w:rPr>
          <w:rFonts w:ascii="Times New Roman" w:hAnsi="Times New Roman" w:cs="Times New Roman"/>
          <w:sz w:val="24"/>
          <w:szCs w:val="24"/>
        </w:rPr>
        <w:t xml:space="preserve">. A study was conducted using data from 1968 to 2013 on 3 to 4-year-old children's participation in ECE programs, they found that family income impacted children's ECE programs participation and their performance in the program was less well than other children </w:t>
      </w:r>
      <w:sdt>
        <w:sdtPr>
          <w:rPr>
            <w:rFonts w:ascii="Times New Roman" w:hAnsi="Times New Roman" w:cs="Times New Roman"/>
            <w:color w:val="000000"/>
            <w:sz w:val="24"/>
            <w:szCs w:val="24"/>
          </w:rPr>
          <w:tag w:val="MENDELEY_CITATION_v3_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"/>
          <w:id w:val="-1916930865"/>
          <w:placeholder>
            <w:docPart w:val="DefaultPlaceholder_-1854013440"/>
          </w:placeholder>
        </w:sdtPr>
        <w:sdtContent>
          <w:r w:rsidR="00D04EC9" w:rsidRPr="00406E3F">
            <w:rPr>
              <w:rFonts w:ascii="Times New Roman" w:eastAsia="Times New Roman" w:hAnsi="Times New Roman" w:cs="Times New Roman"/>
              <w:color w:val="000000"/>
              <w:sz w:val="24"/>
              <w:szCs w:val="24"/>
            </w:rPr>
            <w:t>[18]</w:t>
          </w:r>
        </w:sdtContent>
      </w:sdt>
      <w:r w:rsidRPr="00406E3F">
        <w:rPr>
          <w:rFonts w:ascii="Times New Roman" w:hAnsi="Times New Roman" w:cs="Times New Roman"/>
          <w:sz w:val="24"/>
          <w:szCs w:val="24"/>
        </w:rPr>
        <w:t xml:space="preserve">. Another study from Kenya has found that poor health condition of children has a significant effect on low participation rate in preschool </w:t>
      </w:r>
      <w:sdt>
        <w:sdtPr>
          <w:rPr>
            <w:rFonts w:ascii="Times New Roman" w:hAnsi="Times New Roman" w:cs="Times New Roman"/>
            <w:color w:val="000000"/>
            <w:sz w:val="24"/>
            <w:szCs w:val="24"/>
          </w:rPr>
          <w:tag w:val="MENDELEY_CITATION_v3_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"/>
          <w:id w:val="783701436"/>
          <w:placeholder>
            <w:docPart w:val="DefaultPlaceholder_-1854013440"/>
          </w:placeholder>
        </w:sdtPr>
        <w:sdtContent>
          <w:r w:rsidR="00D04EC9" w:rsidRPr="00406E3F">
            <w:rPr>
              <w:rFonts w:ascii="Times New Roman" w:hAnsi="Times New Roman" w:cs="Times New Roman"/>
              <w:color w:val="000000"/>
              <w:sz w:val="24"/>
              <w:szCs w:val="24"/>
            </w:rPr>
            <w:t>[19]</w:t>
          </w:r>
        </w:sdtContent>
      </w:sdt>
      <w:r w:rsidRPr="00406E3F">
        <w:rPr>
          <w:rFonts w:ascii="Times New Roman" w:hAnsi="Times New Roman" w:cs="Times New Roman"/>
          <w:sz w:val="24"/>
          <w:szCs w:val="24"/>
        </w:rPr>
        <w:t xml:space="preserve">.  A study has found that parent’s engagement in certain learning-stimulating activities and presence of child books at home both have a positive impact on participation in ECE programs </w:t>
      </w:r>
      <w:sdt>
        <w:sdtPr>
          <w:rPr>
            <w:rFonts w:ascii="Times New Roman" w:hAnsi="Times New Roman" w:cs="Times New Roman"/>
            <w:color w:val="000000"/>
            <w:sz w:val="24"/>
            <w:szCs w:val="24"/>
          </w:rPr>
          <w:tag w:val="MENDELEY_CITATION_v3_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"/>
          <w:id w:val="-523859670"/>
          <w:placeholder>
            <w:docPart w:val="DefaultPlaceholder_-1854013440"/>
          </w:placeholder>
        </w:sdtPr>
        <w:sdtContent>
          <w:r w:rsidR="00D04EC9" w:rsidRPr="00406E3F">
            <w:rPr>
              <w:rFonts w:ascii="Times New Roman" w:hAnsi="Times New Roman" w:cs="Times New Roman"/>
              <w:color w:val="000000"/>
              <w:sz w:val="24"/>
              <w:szCs w:val="24"/>
            </w:rPr>
            <w:t>[20]</w:t>
          </w:r>
        </w:sdtContent>
      </w:sdt>
      <w:r w:rsidRPr="00406E3F">
        <w:rPr>
          <w:rFonts w:ascii="Times New Roman" w:hAnsi="Times New Roman" w:cs="Times New Roman"/>
          <w:sz w:val="24"/>
          <w:szCs w:val="24"/>
        </w:rPr>
        <w:t xml:space="preserve">. </w:t>
      </w:r>
      <w:r w:rsidR="00FE4EB3" w:rsidRPr="00FE4EB3">
        <w:rPr>
          <w:rFonts w:ascii="Times New Roman" w:hAnsi="Times New Roman" w:cs="Times New Roman"/>
          <w:sz w:val="24"/>
          <w:szCs w:val="24"/>
        </w:rPr>
        <w:t xml:space="preserve">A study conducted in the UK found that family income, the mother's level of education, and ethnic and </w:t>
      </w:r>
      <w:r w:rsidR="00FE4EB3" w:rsidRPr="00FE4EB3">
        <w:rPr>
          <w:rFonts w:ascii="Times New Roman" w:hAnsi="Times New Roman" w:cs="Times New Roman"/>
          <w:sz w:val="24"/>
          <w:szCs w:val="24"/>
        </w:rPr>
        <w:lastRenderedPageBreak/>
        <w:t>language backgrounds significantly and positively influence the attainment of ECE programs</w:t>
      </w:r>
      <w:r w:rsidR="00FE4EB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"/>
          <w:id w:val="-2061851012"/>
          <w:placeholder>
            <w:docPart w:val="DefaultPlaceholder_-1854013440"/>
          </w:placeholder>
        </w:sdtPr>
        <w:sdtContent>
          <w:r w:rsidR="00D04EC9" w:rsidRPr="00406E3F">
            <w:rPr>
              <w:rFonts w:ascii="Times New Roman" w:hAnsi="Times New Roman" w:cs="Times New Roman"/>
              <w:color w:val="000000"/>
              <w:sz w:val="24"/>
              <w:szCs w:val="24"/>
            </w:rPr>
            <w:t>[13]</w:t>
          </w:r>
        </w:sdtContent>
      </w:sdt>
      <w:r w:rsidRPr="00406E3F">
        <w:rPr>
          <w:rFonts w:ascii="Times New Roman" w:hAnsi="Times New Roman" w:cs="Times New Roman"/>
          <w:sz w:val="24"/>
          <w:szCs w:val="24"/>
        </w:rPr>
        <w:t xml:space="preserve">. In Bangladesh through different types of activities and programs organized by NGOs in rural areas accessibility of ECE programs has increased because of this participation rate has also increased in past years </w:t>
      </w:r>
      <w:sdt>
        <w:sdtPr>
          <w:rPr>
            <w:rFonts w:ascii="Times New Roman" w:hAnsi="Times New Roman" w:cs="Times New Roman"/>
            <w:color w:val="000000"/>
            <w:sz w:val="24"/>
            <w:szCs w:val="24"/>
          </w:rPr>
          <w:tag w:val="MENDELEY_CITATION_v3_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"/>
          <w:id w:val="687882087"/>
          <w:placeholder>
            <w:docPart w:val="DefaultPlaceholder_-1854013440"/>
          </w:placeholder>
        </w:sdtPr>
        <w:sdtContent>
          <w:r w:rsidR="00D04EC9" w:rsidRPr="00406E3F">
            <w:rPr>
              <w:rFonts w:ascii="Times New Roman" w:hAnsi="Times New Roman" w:cs="Times New Roman"/>
              <w:color w:val="000000"/>
              <w:sz w:val="24"/>
              <w:szCs w:val="24"/>
            </w:rPr>
            <w:t>[21]</w:t>
          </w:r>
        </w:sdtContent>
      </w:sdt>
      <w:r w:rsidRPr="00406E3F">
        <w:rPr>
          <w:rFonts w:ascii="Times New Roman" w:hAnsi="Times New Roman" w:cs="Times New Roman"/>
          <w:sz w:val="24"/>
          <w:szCs w:val="24"/>
        </w:rPr>
        <w:t xml:space="preserve">. </w:t>
      </w:r>
      <w:r w:rsidRPr="00406E3F" w:rsidDel="005E73D9">
        <w:rPr>
          <w:rFonts w:ascii="Times New Roman" w:hAnsi="Times New Roman" w:cs="Times New Roman"/>
          <w:sz w:val="24"/>
          <w:szCs w:val="24"/>
        </w:rPr>
        <w:t xml:space="preserve"> </w:t>
      </w:r>
    </w:p>
    <w:p w14:paraId="4C4657DE" w14:textId="1D9130C3" w:rsidR="000D11A1" w:rsidRPr="00406E3F" w:rsidRDefault="00FE4EB3" w:rsidP="000A65CD">
      <w:pPr>
        <w:spacing w:after="0" w:line="480" w:lineRule="auto"/>
        <w:ind w:firstLine="720"/>
        <w:jc w:val="both"/>
        <w:rPr>
          <w:rFonts w:ascii="Times New Roman" w:hAnsi="Times New Roman" w:cs="Times New Roman"/>
          <w:sz w:val="24"/>
          <w:szCs w:val="24"/>
        </w:rPr>
      </w:pPr>
      <w:r w:rsidRPr="00FE4EB3">
        <w:rPr>
          <w:rFonts w:ascii="Times New Roman" w:hAnsi="Times New Roman" w:cs="Times New Roman"/>
          <w:color w:val="000000"/>
          <w:sz w:val="24"/>
          <w:szCs w:val="24"/>
        </w:rPr>
        <w:t>The main gap in the current knowledge is that existing studies have predominantly focused on select socio-economic characteristics, such as the mother's education or wealth index, and their impact on ECE program participation</w:t>
      </w:r>
      <w:r>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"/>
          <w:id w:val="185952640"/>
          <w:placeholder>
            <w:docPart w:val="DefaultPlaceholder_-1854013440"/>
          </w:placeholder>
        </w:sdtPr>
        <w:sdtContent>
          <w:r w:rsidR="00D04EC9" w:rsidRPr="00406E3F">
            <w:rPr>
              <w:rFonts w:ascii="Times New Roman" w:hAnsi="Times New Roman" w:cs="Times New Roman"/>
              <w:color w:val="000000"/>
              <w:sz w:val="24"/>
              <w:szCs w:val="24"/>
            </w:rPr>
            <w:t>[13,17,22,23]</w:t>
          </w:r>
        </w:sdtContent>
      </w:sdt>
      <w:r w:rsidR="000D11A1" w:rsidRPr="00406E3F">
        <w:rPr>
          <w:rFonts w:ascii="Times New Roman" w:hAnsi="Times New Roman" w:cs="Times New Roman"/>
          <w:sz w:val="24"/>
          <w:szCs w:val="24"/>
        </w:rPr>
        <w:t xml:space="preserve">. Moreover, some studies have studied effect of different socio-economic characteristics such as economic status, number of siblings, and place of residence where other research studied the effect of family size, income groups (economic status), and household head's education on primary school participation </w:t>
      </w:r>
      <w:sdt>
        <w:sdtPr>
          <w:rPr>
            <w:rFonts w:ascii="Times New Roman" w:hAnsi="Times New Roman" w:cs="Times New Roman"/>
            <w:color w:val="000000"/>
            <w:sz w:val="24"/>
            <w:szCs w:val="24"/>
          </w:rPr>
          <w:tag w:val="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"/>
          <w:id w:val="-1596862708"/>
          <w:placeholder>
            <w:docPart w:val="DefaultPlaceholder_-1854013440"/>
          </w:placeholder>
        </w:sdtPr>
        <w:sdtContent>
          <w:r w:rsidR="00D04EC9" w:rsidRPr="00406E3F">
            <w:rPr>
              <w:rFonts w:ascii="Times New Roman" w:eastAsia="Times New Roman" w:hAnsi="Times New Roman" w:cs="Times New Roman"/>
              <w:color w:val="000000"/>
              <w:sz w:val="24"/>
              <w:szCs w:val="24"/>
            </w:rPr>
            <w:t>[15,16,24]</w:t>
          </w:r>
        </w:sdtContent>
      </w:sdt>
      <w:r w:rsidR="000D11A1" w:rsidRPr="00406E3F">
        <w:rPr>
          <w:rFonts w:ascii="Times New Roman" w:hAnsi="Times New Roman" w:cs="Times New Roman"/>
          <w:sz w:val="24"/>
          <w:szCs w:val="24"/>
        </w:rPr>
        <w:t xml:space="preserve">.  However, no study has simultaneously examined the impact of both health and socioeconomic characteristics on participation in ECE programs participation. This research aims to investigate how various socio-economic factors, in combination with health factors, impact participation in ECE programs participation.  </w:t>
      </w:r>
    </w:p>
    <w:p w14:paraId="41A5CA46" w14:textId="77777777" w:rsidR="000D11A1" w:rsidRPr="00406E3F" w:rsidRDefault="000D11A1" w:rsidP="000A65CD">
      <w:pPr>
        <w:spacing w:before="240" w:after="0" w:line="480" w:lineRule="auto"/>
        <w:jc w:val="both"/>
        <w:rPr>
          <w:rFonts w:ascii="Times New Roman" w:eastAsia="Times New Roman" w:hAnsi="Times New Roman" w:cs="Times New Roman"/>
          <w:b/>
          <w:sz w:val="24"/>
          <w:szCs w:val="24"/>
        </w:rPr>
      </w:pPr>
      <w:r w:rsidRPr="00406E3F">
        <w:rPr>
          <w:rFonts w:ascii="Times New Roman" w:eastAsia="Times New Roman" w:hAnsi="Times New Roman" w:cs="Times New Roman"/>
          <w:b/>
          <w:sz w:val="24"/>
          <w:szCs w:val="24"/>
        </w:rPr>
        <w:t>3 Materials and Methods:</w:t>
      </w:r>
    </w:p>
    <w:p w14:paraId="104DA51E" w14:textId="77777777" w:rsidR="000D11A1" w:rsidRPr="00406E3F" w:rsidRDefault="000D11A1" w:rsidP="000A65CD">
      <w:pPr>
        <w:spacing w:before="240" w:after="0" w:line="480" w:lineRule="auto"/>
        <w:jc w:val="both"/>
        <w:rPr>
          <w:rFonts w:ascii="Times New Roman" w:eastAsia="Times New Roman" w:hAnsi="Times New Roman" w:cs="Times New Roman"/>
          <w:b/>
          <w:sz w:val="24"/>
          <w:szCs w:val="24"/>
        </w:rPr>
      </w:pPr>
      <w:bookmarkStart w:id="17" w:name="_Hlk144926263"/>
      <w:r w:rsidRPr="00406E3F">
        <w:rPr>
          <w:rFonts w:ascii="Times New Roman" w:eastAsia="Times New Roman" w:hAnsi="Times New Roman" w:cs="Times New Roman"/>
          <w:b/>
          <w:sz w:val="24"/>
          <w:szCs w:val="24"/>
        </w:rPr>
        <w:t xml:space="preserve">3.1 Data Sources </w:t>
      </w:r>
    </w:p>
    <w:p w14:paraId="0DC42088" w14:textId="54F34775" w:rsidR="000D11A1" w:rsidRPr="00406E3F" w:rsidRDefault="00FE4EB3" w:rsidP="000A65CD">
      <w:pPr>
        <w:spacing w:before="240" w:after="0" w:line="480" w:lineRule="auto"/>
        <w:ind w:firstLine="720"/>
        <w:jc w:val="both"/>
        <w:rPr>
          <w:rFonts w:ascii="Times New Roman" w:eastAsia="Times New Roman" w:hAnsi="Times New Roman" w:cs="Times New Roman"/>
          <w:sz w:val="24"/>
          <w:szCs w:val="24"/>
        </w:rPr>
      </w:pPr>
      <w:r w:rsidRPr="00FE4EB3">
        <w:rPr>
          <w:rFonts w:ascii="Times New Roman" w:eastAsia="Times New Roman" w:hAnsi="Times New Roman" w:cs="Times New Roman"/>
          <w:sz w:val="24"/>
          <w:szCs w:val="24"/>
        </w:rPr>
        <w:t>This research used data from the 2019 Multiple Indicator Cluster Survey (MICS), a thorough national household survey conducted in partnership with UNICEF and administered by the Bangladesh Bureau of Statistics (BBS).</w:t>
      </w:r>
      <w:r>
        <w:rPr>
          <w:rFonts w:ascii="Times New Roman" w:eastAsia="Times New Roman" w:hAnsi="Times New Roman" w:cs="Times New Roman"/>
          <w:sz w:val="24"/>
          <w:szCs w:val="24"/>
        </w:rPr>
        <w:t xml:space="preserve"> </w:t>
      </w:r>
      <w:r w:rsidRPr="00FE4EB3">
        <w:rPr>
          <w:rFonts w:ascii="Times New Roman" w:eastAsia="Times New Roman" w:hAnsi="Times New Roman" w:cs="Times New Roman"/>
          <w:sz w:val="24"/>
          <w:szCs w:val="24"/>
        </w:rPr>
        <w:t>The Multiple Indicator Cluster Survey (MICS) is designed to gather standardized data and essential metrics for evaluating the current conditions of children.</w:t>
      </w:r>
      <w:r w:rsidR="000D11A1" w:rsidRPr="00406E3F">
        <w:rPr>
          <w:rFonts w:ascii="Times New Roman" w:eastAsia="Times New Roman" w:hAnsi="Times New Roman" w:cs="Times New Roman"/>
          <w:sz w:val="24"/>
          <w:szCs w:val="24"/>
        </w:rPr>
        <w:t xml:space="preserve"> It places particular emphasis on various factors, including child nutrition, maternal and newborn healthcare, and reproductive health, all of which directly impact child development. </w:t>
      </w:r>
      <w:r w:rsidR="000D11A1" w:rsidRPr="00406E3F">
        <w:rPr>
          <w:rFonts w:ascii="Times New Roman" w:eastAsia="Times New Roman" w:hAnsi="Times New Roman" w:cs="Times New Roman"/>
          <w:sz w:val="24"/>
          <w:szCs w:val="24"/>
        </w:rPr>
        <w:lastRenderedPageBreak/>
        <w:t xml:space="preserve">Furthermore, the survey systematically collects socioeconomic data pertaining to individuals and households throughout its data collection procedure </w:t>
      </w:r>
      <w:sdt>
        <w:sdtPr>
          <w:rPr>
            <w:rFonts w:ascii="Times New Roman" w:eastAsia="Times New Roman" w:hAnsi="Times New Roman" w:cs="Times New Roman"/>
            <w:color w:val="000000"/>
            <w:sz w:val="24"/>
            <w:szCs w:val="24"/>
          </w:rPr>
          <w:tag w:val="MENDELEY_CITATION_v3_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"/>
          <w:id w:val="-1951461211"/>
          <w:placeholder>
            <w:docPart w:val="DefaultPlaceholder_-1854013440"/>
          </w:placeholder>
        </w:sdtPr>
        <w:sdtEndPr>
          <w:rPr>
            <w:rFonts w:eastAsiaTheme="minorHAnsi"/>
          </w:rPr>
        </w:sdtEndPr>
        <w:sdtContent>
          <w:r w:rsidR="00D04EC9" w:rsidRPr="00406E3F">
            <w:rPr>
              <w:rFonts w:ascii="Times New Roman" w:hAnsi="Times New Roman" w:cs="Times New Roman"/>
              <w:color w:val="000000"/>
              <w:sz w:val="24"/>
              <w:szCs w:val="24"/>
            </w:rPr>
            <w:t>[25]</w:t>
          </w:r>
        </w:sdtContent>
      </w:sdt>
      <w:r w:rsidR="000D11A1" w:rsidRPr="00406E3F">
        <w:rPr>
          <w:rFonts w:ascii="Times New Roman" w:eastAsia="Times New Roman" w:hAnsi="Times New Roman" w:cs="Times New Roman"/>
          <w:color w:val="000000"/>
          <w:sz w:val="24"/>
          <w:szCs w:val="24"/>
        </w:rPr>
        <w:t>.</w:t>
      </w:r>
    </w:p>
    <w:p w14:paraId="3820B076" w14:textId="77777777" w:rsidR="000D11A1" w:rsidRPr="00406E3F" w:rsidRDefault="000D11A1" w:rsidP="000A65CD">
      <w:pPr>
        <w:spacing w:before="240" w:after="0" w:line="480" w:lineRule="auto"/>
        <w:jc w:val="both"/>
        <w:rPr>
          <w:rFonts w:ascii="Times New Roman" w:eastAsia="Times New Roman" w:hAnsi="Times New Roman" w:cs="Times New Roman"/>
          <w:b/>
          <w:sz w:val="24"/>
          <w:szCs w:val="24"/>
        </w:rPr>
      </w:pPr>
      <w:r w:rsidRPr="00406E3F">
        <w:rPr>
          <w:rFonts w:ascii="Times New Roman" w:eastAsia="Times New Roman" w:hAnsi="Times New Roman" w:cs="Times New Roman"/>
          <w:b/>
          <w:sz w:val="24"/>
          <w:szCs w:val="24"/>
        </w:rPr>
        <w:t>3.2 Sampling design and sample size</w:t>
      </w:r>
    </w:p>
    <w:p w14:paraId="591E7B67" w14:textId="3518DE6A" w:rsidR="000D11A1" w:rsidRPr="00406E3F" w:rsidRDefault="00FE4EB3" w:rsidP="000A65CD">
      <w:pPr>
        <w:spacing w:after="0" w:line="480" w:lineRule="auto"/>
        <w:ind w:firstLine="720"/>
        <w:jc w:val="both"/>
        <w:rPr>
          <w:rFonts w:ascii="Times New Roman" w:eastAsia="Times New Roman" w:hAnsi="Times New Roman" w:cs="Times New Roman"/>
          <w:b/>
          <w:color w:val="FF0000"/>
          <w:sz w:val="24"/>
          <w:szCs w:val="24"/>
        </w:rPr>
      </w:pPr>
      <w:r w:rsidRPr="00FE4EB3">
        <w:rPr>
          <w:rFonts w:ascii="Times New Roman" w:eastAsia="Times New Roman" w:hAnsi="Times New Roman" w:cs="Times New Roman"/>
          <w:color w:val="000000"/>
          <w:sz w:val="24"/>
          <w:szCs w:val="24"/>
        </w:rPr>
        <w:t xml:space="preserve">The MICS survey uses a two-stage stratified cluster sampling method to collect data at the household level. The 2019 MICS is based on a sample of 64,000 households, achieving a response rate of 99.4%, while 24,686 eligible children under five years old were surveyed, with a response rate of 93.6%. MICS provides a comprehensive overview of children's health across Bangladesh's seven administrative divisions—Dhaka, Chittagong, Sylhet, </w:t>
      </w:r>
      <w:proofErr w:type="spellStart"/>
      <w:r w:rsidRPr="00FE4EB3">
        <w:rPr>
          <w:rFonts w:ascii="Times New Roman" w:eastAsia="Times New Roman" w:hAnsi="Times New Roman" w:cs="Times New Roman"/>
          <w:color w:val="000000"/>
          <w:sz w:val="24"/>
          <w:szCs w:val="24"/>
        </w:rPr>
        <w:t>Rajshahi</w:t>
      </w:r>
      <w:proofErr w:type="spellEnd"/>
      <w:r w:rsidRPr="00FE4EB3">
        <w:rPr>
          <w:rFonts w:ascii="Times New Roman" w:eastAsia="Times New Roman" w:hAnsi="Times New Roman" w:cs="Times New Roman"/>
          <w:color w:val="000000"/>
          <w:sz w:val="24"/>
          <w:szCs w:val="24"/>
        </w:rPr>
        <w:t>, Rangpur, Barisal, and Khulna. In this survey, 64 districts were designated as strata, from which a total of 3,220 sample clusters were selected</w:t>
      </w:r>
      <w:r>
        <w:rPr>
          <w:rFonts w:ascii="Times New Roman" w:eastAsia="Times New Roman" w:hAnsi="Times New Roman" w:cs="Times New Roman"/>
          <w:color w:val="000000"/>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"/>
          <w:id w:val="-2060772694"/>
          <w:placeholder>
            <w:docPart w:val="DefaultPlaceholder_-1854013440"/>
          </w:placeholder>
        </w:sdtPr>
        <w:sdtEndPr>
          <w:rPr>
            <w:rFonts w:eastAsiaTheme="minorHAnsi"/>
          </w:rPr>
        </w:sdtEndPr>
        <w:sdtContent>
          <w:r w:rsidR="00D04EC9" w:rsidRPr="00406E3F">
            <w:rPr>
              <w:rFonts w:ascii="Times New Roman" w:hAnsi="Times New Roman" w:cs="Times New Roman"/>
              <w:color w:val="000000"/>
              <w:sz w:val="24"/>
              <w:szCs w:val="24"/>
            </w:rPr>
            <w:t>[26]</w:t>
          </w:r>
        </w:sdtContent>
      </w:sdt>
      <w:r w:rsidR="000D11A1" w:rsidRPr="00406E3F">
        <w:rPr>
          <w:rFonts w:ascii="Times New Roman" w:eastAsia="Times New Roman" w:hAnsi="Times New Roman" w:cs="Times New Roman"/>
          <w:color w:val="000000"/>
          <w:sz w:val="24"/>
          <w:szCs w:val="24"/>
        </w:rPr>
        <w:t xml:space="preserve">. </w:t>
      </w:r>
      <w:r w:rsidR="000D11A1" w:rsidRPr="00406E3F">
        <w:rPr>
          <w:rFonts w:ascii="Times New Roman" w:eastAsia="Times New Roman" w:hAnsi="Times New Roman" w:cs="Times New Roman"/>
          <w:sz w:val="24"/>
          <w:szCs w:val="24"/>
        </w:rPr>
        <w:t xml:space="preserve">In this study, secondary data has been used. A total number of 9,447 observations of 36 to 59 months old was selected from a total number of 64400 observations on the basis of information which has been illustrated in </w:t>
      </w:r>
      <w:r w:rsidR="000D11A1" w:rsidRPr="00406E3F">
        <w:rPr>
          <w:rFonts w:ascii="Times New Roman" w:eastAsia="Times New Roman" w:hAnsi="Times New Roman" w:cs="Times New Roman"/>
          <w:b/>
          <w:bCs/>
          <w:sz w:val="24"/>
          <w:szCs w:val="24"/>
        </w:rPr>
        <w:t>Figure 1</w:t>
      </w:r>
      <w:r w:rsidR="000D11A1" w:rsidRPr="00406E3F">
        <w:rPr>
          <w:rFonts w:ascii="Times New Roman" w:eastAsia="Times New Roman" w:hAnsi="Times New Roman" w:cs="Times New Roman"/>
          <w:sz w:val="24"/>
          <w:szCs w:val="24"/>
        </w:rPr>
        <w:t>.</w:t>
      </w:r>
    </w:p>
    <w:bookmarkEnd w:id="17"/>
    <w:p w14:paraId="017104C6" w14:textId="77777777" w:rsidR="000D11A1" w:rsidRPr="00406E3F" w:rsidRDefault="000D11A1" w:rsidP="000A65CD">
      <w:pPr>
        <w:spacing w:before="240" w:after="0" w:line="480" w:lineRule="auto"/>
        <w:jc w:val="both"/>
        <w:rPr>
          <w:rFonts w:ascii="Times New Roman" w:eastAsia="Times New Roman" w:hAnsi="Times New Roman" w:cs="Times New Roman"/>
          <w:b/>
          <w:sz w:val="24"/>
          <w:szCs w:val="24"/>
        </w:rPr>
      </w:pPr>
      <w:r w:rsidRPr="00406E3F">
        <w:rPr>
          <w:rFonts w:ascii="Times New Roman" w:eastAsia="Times New Roman" w:hAnsi="Times New Roman" w:cs="Times New Roman"/>
          <w:b/>
          <w:sz w:val="24"/>
          <w:szCs w:val="24"/>
        </w:rPr>
        <w:t>3.3 Outcome Variable</w:t>
      </w:r>
    </w:p>
    <w:p w14:paraId="67D0D80D" w14:textId="6E89A46B" w:rsidR="000D11A1" w:rsidRPr="00406E3F" w:rsidRDefault="000D11A1" w:rsidP="000A65CD">
      <w:pPr>
        <w:spacing w:before="240" w:after="0" w:line="480" w:lineRule="auto"/>
        <w:ind w:firstLine="720"/>
        <w:jc w:val="both"/>
        <w:rPr>
          <w:rFonts w:ascii="Times New Roman" w:eastAsia="Times New Roman" w:hAnsi="Times New Roman" w:cs="Times New Roman"/>
          <w:b/>
          <w:sz w:val="24"/>
          <w:szCs w:val="24"/>
        </w:rPr>
      </w:pPr>
      <w:r w:rsidRPr="00406E3F">
        <w:rPr>
          <w:rFonts w:ascii="Times New Roman" w:eastAsia="Times New Roman" w:hAnsi="Times New Roman" w:cs="Times New Roman"/>
          <w:sz w:val="24"/>
          <w:szCs w:val="24"/>
        </w:rPr>
        <w:t xml:space="preserve">The outcome variable for ECE program participation is binary, where a value of '1' indicates participation (i.e., 'yes') and a value of '0' indicates non-participation (i.e., 'no') </w:t>
      </w:r>
      <w:sdt>
        <w:sdtPr>
          <w:rPr>
            <w:rFonts w:ascii="Times New Roman" w:eastAsia="Times New Roman" w:hAnsi="Times New Roman" w:cs="Times New Roman"/>
            <w:color w:val="000000"/>
            <w:sz w:val="24"/>
            <w:szCs w:val="24"/>
          </w:rPr>
          <w:tag w:val="MENDELEY_CITATION_v3_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"/>
          <w:id w:val="-1857961630"/>
          <w:placeholder>
            <w:docPart w:val="DefaultPlaceholder_-1854013440"/>
          </w:placeholder>
        </w:sdtPr>
        <w:sdtEndPr>
          <w:rPr>
            <w:rFonts w:eastAsiaTheme="minorHAnsi"/>
          </w:rPr>
        </w:sdtEndPr>
        <w:sdtContent>
          <w:r w:rsidR="00D04EC9" w:rsidRPr="00406E3F">
            <w:rPr>
              <w:rFonts w:ascii="Times New Roman" w:hAnsi="Times New Roman" w:cs="Times New Roman"/>
              <w:color w:val="000000"/>
              <w:sz w:val="24"/>
              <w:szCs w:val="24"/>
            </w:rPr>
            <w:t>[26]</w:t>
          </w:r>
        </w:sdtContent>
      </w:sdt>
      <w:r w:rsidRPr="00406E3F">
        <w:rPr>
          <w:rFonts w:ascii="Times New Roman" w:eastAsia="Times New Roman" w:hAnsi="Times New Roman" w:cs="Times New Roman"/>
          <w:sz w:val="24"/>
          <w:szCs w:val="24"/>
        </w:rPr>
        <w:t>.</w:t>
      </w:r>
    </w:p>
    <w:p w14:paraId="51FD466F" w14:textId="77777777" w:rsidR="000D11A1" w:rsidRPr="00406E3F" w:rsidRDefault="000D11A1" w:rsidP="000A65CD">
      <w:pPr>
        <w:spacing w:before="240" w:after="0" w:line="480" w:lineRule="auto"/>
        <w:jc w:val="both"/>
        <w:rPr>
          <w:rFonts w:ascii="Times New Roman" w:eastAsia="Times New Roman" w:hAnsi="Times New Roman" w:cs="Times New Roman"/>
          <w:b/>
          <w:sz w:val="24"/>
          <w:szCs w:val="24"/>
        </w:rPr>
      </w:pPr>
      <w:r w:rsidRPr="00406E3F">
        <w:rPr>
          <w:rFonts w:ascii="Times New Roman" w:eastAsia="Times New Roman" w:hAnsi="Times New Roman" w:cs="Times New Roman"/>
          <w:b/>
          <w:sz w:val="24"/>
          <w:szCs w:val="24"/>
        </w:rPr>
        <w:t>3.4 Covariates</w:t>
      </w:r>
    </w:p>
    <w:p w14:paraId="7C840236" w14:textId="2061230D" w:rsidR="000D11A1" w:rsidRPr="00406E3F" w:rsidRDefault="00A2601A" w:rsidP="000A65CD">
      <w:pPr>
        <w:spacing w:before="240" w:after="0" w:line="480" w:lineRule="auto"/>
        <w:ind w:firstLine="720"/>
        <w:jc w:val="both"/>
        <w:rPr>
          <w:rFonts w:ascii="Times New Roman" w:eastAsia="Times New Roman" w:hAnsi="Times New Roman" w:cs="Times New Roman"/>
          <w:sz w:val="24"/>
          <w:szCs w:val="24"/>
        </w:rPr>
      </w:pPr>
      <w:r w:rsidRPr="00A2601A">
        <w:rPr>
          <w:rFonts w:ascii="Times New Roman" w:eastAsia="Times New Roman" w:hAnsi="Times New Roman" w:cs="Times New Roman"/>
          <w:sz w:val="24"/>
          <w:szCs w:val="24"/>
        </w:rPr>
        <w:t xml:space="preserve">This study utilized a range of covariates, including the child’s age, sex, place of residence, region of the country, mother’s educational level, wealth index, religion, sex of the household head, ethnicity of the household head, mother’s age, early childhood diseases, nutritional status (underweight, stunting, wasting, and overweight), toilet facilities, maternal stimulation, paternal stimulation, other forms of stimulation, salt iodization, presence of books, </w:t>
      </w:r>
      <w:r w:rsidRPr="00A2601A">
        <w:rPr>
          <w:rFonts w:ascii="Times New Roman" w:eastAsia="Times New Roman" w:hAnsi="Times New Roman" w:cs="Times New Roman"/>
          <w:sz w:val="24"/>
          <w:szCs w:val="24"/>
        </w:rPr>
        <w:lastRenderedPageBreak/>
        <w:t xml:space="preserve">toys, media accessibility (such as television, newspapers, or radio), and child punishment. Details of these covariates and their levels are provided in </w:t>
      </w:r>
      <w:r w:rsidRPr="00A2601A">
        <w:rPr>
          <w:rFonts w:ascii="Times New Roman" w:eastAsia="Times New Roman" w:hAnsi="Times New Roman" w:cs="Times New Roman"/>
          <w:b/>
          <w:bCs/>
          <w:sz w:val="24"/>
          <w:szCs w:val="24"/>
        </w:rPr>
        <w:t>Table 1</w:t>
      </w:r>
      <w:r w:rsidRPr="00A2601A">
        <w:rPr>
          <w:rFonts w:ascii="Times New Roman" w:eastAsia="Times New Roman" w:hAnsi="Times New Roman" w:cs="Times New Roman"/>
          <w:sz w:val="24"/>
          <w:szCs w:val="24"/>
        </w:rPr>
        <w:t>.</w:t>
      </w:r>
    </w:p>
    <w:p w14:paraId="6F55D56A" w14:textId="2BE91689" w:rsidR="000D11A1" w:rsidRPr="00406E3F" w:rsidRDefault="000D11A1" w:rsidP="000A65CD">
      <w:pPr>
        <w:spacing w:before="240" w:after="0" w:line="480" w:lineRule="auto"/>
        <w:ind w:firstLine="720"/>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 xml:space="preserve">WHO recommended four anthropometric indicators such as, weight-for-age and weight-for-height z-score, have been used to measure a children’s nutritional status </w:t>
      </w:r>
      <w:sdt>
        <w:sdtPr>
          <w:rPr>
            <w:rFonts w:ascii="Times New Roman" w:eastAsia="Times New Roman" w:hAnsi="Times New Roman" w:cs="Times New Roman"/>
            <w:color w:val="000000"/>
            <w:sz w:val="24"/>
            <w:szCs w:val="24"/>
          </w:rPr>
          <w:tag w:val="MENDELEY_CITATION_v3_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"/>
          <w:id w:val="-378868335"/>
          <w:placeholder>
            <w:docPart w:val="DefaultPlaceholder_-1854013440"/>
          </w:placeholder>
        </w:sdtPr>
        <w:sdtEndPr>
          <w:rPr>
            <w:rFonts w:eastAsiaTheme="minorHAnsi"/>
          </w:rPr>
        </w:sdtEndPr>
        <w:sdtContent>
          <w:r w:rsidR="00D04EC9" w:rsidRPr="00406E3F">
            <w:rPr>
              <w:rFonts w:ascii="Times New Roman" w:hAnsi="Times New Roman" w:cs="Times New Roman"/>
              <w:color w:val="000000"/>
              <w:sz w:val="24"/>
              <w:szCs w:val="24"/>
            </w:rPr>
            <w:t>[27]</w:t>
          </w:r>
        </w:sdtContent>
      </w:sdt>
      <w:r w:rsidRPr="00406E3F">
        <w:rPr>
          <w:rFonts w:ascii="Times New Roman" w:eastAsia="Times New Roman" w:hAnsi="Times New Roman" w:cs="Times New Roman"/>
          <w:sz w:val="24"/>
          <w:szCs w:val="24"/>
        </w:rPr>
        <w:t xml:space="preserve">. </w:t>
      </w:r>
      <w:r w:rsidR="00D873EB" w:rsidRPr="00D873EB">
        <w:rPr>
          <w:rFonts w:ascii="Times New Roman" w:eastAsia="Times New Roman" w:hAnsi="Times New Roman" w:cs="Times New Roman"/>
          <w:sz w:val="24"/>
          <w:szCs w:val="24"/>
        </w:rPr>
        <w:t>In this study, we used z-scores to compare stunting, wasting, underweight, and overweight across genders and between two age groups: 36 to 47 months and 48 to 59 months. Children were classified as wasted or stunted if their weight-for-height z-score or height-for-age z-score was less than -2.</w:t>
      </w:r>
      <w:r w:rsidR="00D873EB">
        <w:rPr>
          <w:rFonts w:ascii="Times New Roman" w:eastAsia="Times New Roman" w:hAnsi="Times New Roman" w:cs="Times New Roman"/>
          <w:sz w:val="24"/>
          <w:szCs w:val="24"/>
        </w:rPr>
        <w:t xml:space="preserve"> </w:t>
      </w:r>
      <w:r w:rsidRPr="00406E3F">
        <w:rPr>
          <w:rFonts w:ascii="Times New Roman" w:eastAsia="Times New Roman" w:hAnsi="Times New Roman" w:cs="Times New Roman"/>
          <w:sz w:val="24"/>
          <w:szCs w:val="24"/>
        </w:rPr>
        <w:t xml:space="preserve">Similarly, if the weight-for-age z-score of a child was less than -2 then the child has been considered underweight and if it was higher than +2 then the child has been considered overweight. </w:t>
      </w:r>
      <w:r w:rsidR="009E3422" w:rsidRPr="009E3422">
        <w:rPr>
          <w:rFonts w:ascii="Times New Roman" w:eastAsia="Times New Roman" w:hAnsi="Times New Roman" w:cs="Times New Roman"/>
          <w:sz w:val="24"/>
          <w:szCs w:val="24"/>
        </w:rPr>
        <w:t>Toilet facilities were categorized into two groups: improved and unimproved. Improved toilet facilities include pit latrines, flush toilets, and flush toilets connected to a piped sewer system or septic tank with a slab. Unimproved toilet facilities encompass hanging toilets, open pits, and bucket toilets</w:t>
      </w:r>
      <w:r w:rsidR="009E3422">
        <w:rPr>
          <w:rFonts w:ascii="Times New Roman" w:eastAsia="Times New Roman" w:hAnsi="Times New Roman" w:cs="Times New Roman"/>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"/>
          <w:id w:val="-1796512267"/>
          <w:placeholder>
            <w:docPart w:val="DefaultPlaceholder_-1854013440"/>
          </w:placeholder>
        </w:sdtPr>
        <w:sdtEndPr>
          <w:rPr>
            <w:rFonts w:eastAsiaTheme="minorHAnsi"/>
          </w:rPr>
        </w:sdtEndPr>
        <w:sdtContent>
          <w:r w:rsidR="00D04EC9" w:rsidRPr="00406E3F">
            <w:rPr>
              <w:rFonts w:ascii="Times New Roman" w:hAnsi="Times New Roman" w:cs="Times New Roman"/>
              <w:color w:val="000000"/>
              <w:sz w:val="24"/>
              <w:szCs w:val="24"/>
            </w:rPr>
            <w:t>[26]</w:t>
          </w:r>
        </w:sdtContent>
      </w:sdt>
      <w:r w:rsidR="009E3422">
        <w:rPr>
          <w:rFonts w:ascii="Times New Roman" w:hAnsi="Times New Roman" w:cs="Times New Roman"/>
          <w:color w:val="000000"/>
          <w:sz w:val="24"/>
          <w:szCs w:val="24"/>
        </w:rPr>
        <w:t>.</w:t>
      </w:r>
    </w:p>
    <w:p w14:paraId="6F030F74" w14:textId="766569BE" w:rsidR="000D11A1" w:rsidRPr="00406E3F" w:rsidRDefault="004D5854" w:rsidP="004D5854">
      <w:pPr>
        <w:spacing w:before="240" w:after="0" w:line="480" w:lineRule="auto"/>
        <w:ind w:firstLine="720"/>
        <w:jc w:val="both"/>
        <w:rPr>
          <w:rFonts w:ascii="Times New Roman" w:eastAsia="Times New Roman" w:hAnsi="Times New Roman" w:cs="Times New Roman"/>
          <w:sz w:val="24"/>
          <w:szCs w:val="24"/>
        </w:rPr>
      </w:pPr>
      <w:r w:rsidRPr="004D5854">
        <w:rPr>
          <w:rFonts w:ascii="Times New Roman" w:eastAsia="Times New Roman" w:hAnsi="Times New Roman" w:cs="Times New Roman"/>
          <w:color w:val="000000"/>
          <w:sz w:val="24"/>
          <w:szCs w:val="24"/>
        </w:rPr>
        <w:t xml:space="preserve">The educational level of a mother was classified into four categories: incomplete primary education, complete primary education, incomplete secondary education, and secondary education or higher. The wealth index was divided into five categories: poorest, </w:t>
      </w:r>
      <w:r>
        <w:rPr>
          <w:rFonts w:ascii="Times New Roman" w:eastAsia="Times New Roman" w:hAnsi="Times New Roman" w:cs="Times New Roman"/>
          <w:color w:val="000000"/>
          <w:sz w:val="24"/>
          <w:szCs w:val="24"/>
        </w:rPr>
        <w:t>poor</w:t>
      </w:r>
      <w:r w:rsidRPr="004D5854">
        <w:rPr>
          <w:rFonts w:ascii="Times New Roman" w:eastAsia="Times New Roman" w:hAnsi="Times New Roman" w:cs="Times New Roman"/>
          <w:color w:val="000000"/>
          <w:sz w:val="24"/>
          <w:szCs w:val="24"/>
        </w:rPr>
        <w:t xml:space="preserve">, middle, </w:t>
      </w:r>
      <w:r>
        <w:rPr>
          <w:rFonts w:ascii="Times New Roman" w:eastAsia="Times New Roman" w:hAnsi="Times New Roman" w:cs="Times New Roman"/>
          <w:color w:val="000000"/>
          <w:sz w:val="24"/>
          <w:szCs w:val="24"/>
        </w:rPr>
        <w:t>rich</w:t>
      </w:r>
      <w:r w:rsidRPr="004D5854">
        <w:rPr>
          <w:rFonts w:ascii="Times New Roman" w:eastAsia="Times New Roman" w:hAnsi="Times New Roman" w:cs="Times New Roman"/>
          <w:color w:val="000000"/>
          <w:sz w:val="24"/>
          <w:szCs w:val="24"/>
        </w:rPr>
        <w:t xml:space="preserve">, and richest. Early childhood diseases were categorized as 'yes' or 'no'. A child was classified as 'yes' if they exhibited symptoms of diarrhea, fever, or acute respiratory infection (ARI), as confirmed by the mother or caretaker; otherwise, the classification was 'no'. The study assessed three types of stimulation: maternal stimulation, paternal stimulation, and other types of stimulation. Stimulation was defined by the involvement of individual adults (e.g., mother, father, or others) in activities such as reading books, telling stories, looking at picture books, playing, spending time naming, counting, or drawing with the child, or taking the child outside </w:t>
      </w:r>
      <w:r w:rsidRPr="004D5854">
        <w:rPr>
          <w:rFonts w:ascii="Times New Roman" w:eastAsia="Times New Roman" w:hAnsi="Times New Roman" w:cs="Times New Roman"/>
          <w:color w:val="000000"/>
          <w:sz w:val="24"/>
          <w:szCs w:val="24"/>
        </w:rPr>
        <w:lastRenderedPageBreak/>
        <w:t>the home or yard. If a child participated in any of these activities with the adults, the response was recorded as 'yes'; otherwise, it was recorded as 'no'</w:t>
      </w:r>
      <w:r>
        <w:rPr>
          <w:rFonts w:ascii="Times New Roman" w:eastAsia="Times New Roman" w:hAnsi="Times New Roman" w:cs="Times New Roman"/>
          <w:color w:val="000000"/>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"/>
          <w:id w:val="266747181"/>
          <w:placeholder>
            <w:docPart w:val="DefaultPlaceholder_-1854013440"/>
          </w:placeholder>
        </w:sdtPr>
        <w:sdtEndPr>
          <w:rPr>
            <w:rFonts w:eastAsiaTheme="minorHAnsi"/>
          </w:rPr>
        </w:sdtEndPr>
        <w:sdtContent>
          <w:r w:rsidR="00D04EC9" w:rsidRPr="00406E3F">
            <w:rPr>
              <w:rFonts w:ascii="Times New Roman" w:hAnsi="Times New Roman" w:cs="Times New Roman"/>
              <w:color w:val="000000"/>
              <w:sz w:val="24"/>
              <w:szCs w:val="24"/>
            </w:rPr>
            <w:t>[26]</w:t>
          </w:r>
        </w:sdtContent>
      </w:sdt>
      <w:r w:rsidR="000D11A1" w:rsidRPr="00406E3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4D5854">
        <w:rPr>
          <w:rFonts w:ascii="Times New Roman" w:eastAsia="Times New Roman" w:hAnsi="Times New Roman" w:cs="Times New Roman"/>
          <w:sz w:val="24"/>
          <w:szCs w:val="24"/>
        </w:rPr>
        <w:t>Inadequate supervision was defined as a situation where children under the age of 5 were either left in the care of another child younger than 10 years old or left alone for more than one hour at least once in the past week</w:t>
      </w:r>
      <w:r>
        <w:rPr>
          <w:rFonts w:ascii="Times New Roman" w:eastAsia="Times New Roman" w:hAnsi="Times New Roman" w:cs="Times New Roman"/>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"/>
          <w:id w:val="-2074340703"/>
          <w:placeholder>
            <w:docPart w:val="F1DBDC80962849E7BA723E5186A5B2B9"/>
          </w:placeholder>
        </w:sdtPr>
        <w:sdtEndPr>
          <w:rPr>
            <w:rFonts w:eastAsiaTheme="minorHAnsi"/>
          </w:rPr>
        </w:sdtEndPr>
        <w:sdtContent>
          <w:r w:rsidRPr="00406E3F">
            <w:rPr>
              <w:rFonts w:ascii="Times New Roman" w:hAnsi="Times New Roman" w:cs="Times New Roman"/>
              <w:color w:val="000000"/>
              <w:sz w:val="24"/>
              <w:szCs w:val="24"/>
            </w:rPr>
            <w:t>[26]</w:t>
          </w:r>
        </w:sdtContent>
      </w:sdt>
      <w:r w:rsidRPr="004D585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0D11A1" w:rsidRPr="00406E3F">
        <w:rPr>
          <w:rFonts w:ascii="Times New Roman" w:eastAsia="Times New Roman" w:hAnsi="Times New Roman" w:cs="Times New Roman"/>
          <w:sz w:val="24"/>
          <w:szCs w:val="24"/>
        </w:rPr>
        <w:t xml:space="preserve">Salt iodization was classified into two categories as ‘yes’ and ‘no’. If the resident uses salt more than 0 ppm, then it was considered as ‘yes’ and if in the household there was no salt or the iodine level was 0 ppm then it was considered as ‘no’ </w:t>
      </w:r>
      <w:sdt>
        <w:sdtPr>
          <w:rPr>
            <w:rFonts w:ascii="Times New Roman" w:eastAsia="Times New Roman" w:hAnsi="Times New Roman" w:cs="Times New Roman"/>
            <w:color w:val="000000"/>
            <w:sz w:val="24"/>
            <w:szCs w:val="24"/>
          </w:rPr>
          <w:tag w:val="MENDELEY_CITATION_v3_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"/>
          <w:id w:val="-132023526"/>
          <w:placeholder>
            <w:docPart w:val="DefaultPlaceholder_-1854013440"/>
          </w:placeholder>
        </w:sdtPr>
        <w:sdtEndPr>
          <w:rPr>
            <w:rFonts w:eastAsiaTheme="minorHAnsi"/>
          </w:rPr>
        </w:sdtEndPr>
        <w:sdtContent>
          <w:r w:rsidR="00D04EC9" w:rsidRPr="00406E3F">
            <w:rPr>
              <w:rFonts w:ascii="Times New Roman" w:hAnsi="Times New Roman" w:cs="Times New Roman"/>
              <w:color w:val="000000"/>
              <w:sz w:val="24"/>
              <w:szCs w:val="24"/>
            </w:rPr>
            <w:t>[26]</w:t>
          </w:r>
        </w:sdtContent>
      </w:sdt>
      <w:r w:rsidR="000D11A1" w:rsidRPr="00406E3F">
        <w:rPr>
          <w:rFonts w:ascii="Times New Roman" w:eastAsia="Times New Roman" w:hAnsi="Times New Roman" w:cs="Times New Roman"/>
          <w:sz w:val="24"/>
          <w:szCs w:val="24"/>
        </w:rPr>
        <w:t>.</w:t>
      </w:r>
    </w:p>
    <w:p w14:paraId="6374B832" w14:textId="77777777" w:rsidR="000D11A1" w:rsidRPr="00406E3F" w:rsidRDefault="000D11A1" w:rsidP="000A65CD">
      <w:pPr>
        <w:spacing w:before="240" w:after="0" w:line="480" w:lineRule="auto"/>
        <w:jc w:val="both"/>
        <w:rPr>
          <w:rFonts w:ascii="Times New Roman" w:eastAsia="Times New Roman" w:hAnsi="Times New Roman" w:cs="Times New Roman"/>
          <w:b/>
          <w:sz w:val="24"/>
          <w:szCs w:val="24"/>
        </w:rPr>
      </w:pPr>
      <w:r w:rsidRPr="00406E3F">
        <w:rPr>
          <w:rFonts w:ascii="Times New Roman" w:eastAsia="Times New Roman" w:hAnsi="Times New Roman" w:cs="Times New Roman"/>
          <w:b/>
          <w:sz w:val="24"/>
          <w:szCs w:val="24"/>
        </w:rPr>
        <w:t>3.5 Statistical Analysis</w:t>
      </w:r>
    </w:p>
    <w:p w14:paraId="32F0A4B1" w14:textId="77777777" w:rsidR="0063017B" w:rsidRDefault="0063017B" w:rsidP="000A65CD">
      <w:pPr>
        <w:spacing w:before="240" w:after="0" w:line="480" w:lineRule="auto"/>
        <w:ind w:firstLine="720"/>
        <w:jc w:val="both"/>
        <w:rPr>
          <w:rFonts w:ascii="Times New Roman" w:eastAsia="Times New Roman" w:hAnsi="Times New Roman" w:cs="Times New Roman"/>
          <w:sz w:val="24"/>
          <w:szCs w:val="24"/>
        </w:rPr>
      </w:pPr>
      <w:r w:rsidRPr="0063017B">
        <w:rPr>
          <w:rFonts w:ascii="Times New Roman" w:eastAsia="Times New Roman" w:hAnsi="Times New Roman" w:cs="Times New Roman"/>
          <w:sz w:val="24"/>
          <w:szCs w:val="24"/>
        </w:rPr>
        <w:t>In this study, we used bivariate analysis with a chi-square test to evaluate the association between ECE program participation and other covariates. Univariate (unadjusted) and multivariable (adjusted) logistic regression models were fitted separately. Initially, all covariates with a p-value less than 0.2 were</w:t>
      </w:r>
      <w:r>
        <w:rPr>
          <w:rFonts w:ascii="Times New Roman" w:eastAsia="Times New Roman" w:hAnsi="Times New Roman" w:cs="Times New Roman"/>
          <w:sz w:val="24"/>
          <w:szCs w:val="24"/>
        </w:rPr>
        <w:t xml:space="preserve"> included in the adjusted model </w:t>
      </w:r>
      <w:sdt>
        <w:sdtPr>
          <w:rPr>
            <w:rFonts w:ascii="Times New Roman" w:eastAsia="Times New Roman" w:hAnsi="Times New Roman" w:cs="Times New Roman"/>
            <w:color w:val="000000"/>
            <w:sz w:val="24"/>
            <w:szCs w:val="24"/>
          </w:rPr>
          <w:tag w:val="MENDELEY_CITATION_v3_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"/>
          <w:id w:val="-1130080756"/>
          <w:placeholder>
            <w:docPart w:val="DefaultPlaceholder_-1854013440"/>
          </w:placeholder>
        </w:sdtPr>
        <w:sdtEndPr>
          <w:rPr>
            <w:rFonts w:eastAsiaTheme="minorHAnsi"/>
          </w:rPr>
        </w:sdtEndPr>
        <w:sdtContent>
          <w:r w:rsidR="00D04EC9" w:rsidRPr="00406E3F">
            <w:rPr>
              <w:rFonts w:ascii="Times New Roman" w:hAnsi="Times New Roman" w:cs="Times New Roman"/>
              <w:color w:val="000000"/>
              <w:sz w:val="24"/>
              <w:szCs w:val="24"/>
            </w:rPr>
            <w:t>[28]</w:t>
          </w:r>
        </w:sdtContent>
      </w:sdt>
      <w:r w:rsidR="000D11A1" w:rsidRPr="00406E3F">
        <w:rPr>
          <w:rFonts w:ascii="Times New Roman" w:eastAsia="Times New Roman" w:hAnsi="Times New Roman" w:cs="Times New Roman"/>
          <w:sz w:val="24"/>
          <w:szCs w:val="24"/>
        </w:rPr>
        <w:t xml:space="preserve">. </w:t>
      </w:r>
      <w:r w:rsidRPr="0063017B">
        <w:rPr>
          <w:rFonts w:ascii="Times New Roman" w:eastAsia="Times New Roman" w:hAnsi="Times New Roman" w:cs="Times New Roman"/>
          <w:sz w:val="24"/>
          <w:szCs w:val="24"/>
        </w:rPr>
        <w:t>In the univariate analysis, we included one predictor variable at a time in the regression model. For the adjusted analysis, all potential predictor variables were combined into a single model. Results were presented as crude odds ratios (COR) and adjusted odds ratios (AOR), along with their corresponding 95% confidence intervals, and assessed at a 5% significance level.</w:t>
      </w:r>
    </w:p>
    <w:p w14:paraId="01C0DF3F" w14:textId="75DFDBD1" w:rsidR="000D11A1" w:rsidRPr="00406E3F" w:rsidRDefault="0063017B" w:rsidP="000A65CD">
      <w:pPr>
        <w:spacing w:before="240" w:after="0" w:line="480" w:lineRule="auto"/>
        <w:ind w:firstLine="720"/>
        <w:jc w:val="both"/>
        <w:rPr>
          <w:rFonts w:ascii="Times New Roman" w:eastAsia="Times New Roman" w:hAnsi="Times New Roman" w:cs="Times New Roman"/>
          <w:sz w:val="24"/>
          <w:szCs w:val="24"/>
        </w:rPr>
      </w:pPr>
      <w:r w:rsidRPr="0063017B">
        <w:rPr>
          <w:rFonts w:ascii="Times New Roman" w:eastAsia="Times New Roman" w:hAnsi="Times New Roman" w:cs="Times New Roman"/>
          <w:color w:val="000000"/>
          <w:sz w:val="24"/>
          <w:szCs w:val="24"/>
        </w:rPr>
        <w:t>To assess the accuracy of the best model, we used the Area Under the Receiver Operating Characteristic (AUROC) curve, specificity, sensitivity indicators, the calibration belt plot, and the Hosmer-</w:t>
      </w:r>
      <w:proofErr w:type="spellStart"/>
      <w:r w:rsidRPr="0063017B">
        <w:rPr>
          <w:rFonts w:ascii="Times New Roman" w:eastAsia="Times New Roman" w:hAnsi="Times New Roman" w:cs="Times New Roman"/>
          <w:color w:val="000000"/>
          <w:sz w:val="24"/>
          <w:szCs w:val="24"/>
        </w:rPr>
        <w:t>Lemeshow</w:t>
      </w:r>
      <w:proofErr w:type="spellEnd"/>
      <w:r w:rsidRPr="0063017B">
        <w:rPr>
          <w:rFonts w:ascii="Times New Roman" w:eastAsia="Times New Roman" w:hAnsi="Times New Roman" w:cs="Times New Roman"/>
          <w:color w:val="000000"/>
          <w:sz w:val="24"/>
          <w:szCs w:val="24"/>
        </w:rPr>
        <w:t xml:space="preserve"> goodness-of-fit test. The AUROC curve measures the model's performance, with a higher AUROC indicating better accuracy. A lower p-value on the AUROC curve suggests that the model effectively discriminates between two groups, and an area under the curve greater than 0.50 indicates that the model per</w:t>
      </w:r>
      <w:r>
        <w:rPr>
          <w:rFonts w:ascii="Times New Roman" w:eastAsia="Times New Roman" w:hAnsi="Times New Roman" w:cs="Times New Roman"/>
          <w:color w:val="000000"/>
          <w:sz w:val="24"/>
          <w:szCs w:val="24"/>
        </w:rPr>
        <w:t xml:space="preserve">forms better than random chance </w:t>
      </w:r>
      <w:sdt>
        <w:sdtPr>
          <w:rPr>
            <w:rFonts w:ascii="Times New Roman" w:eastAsia="Times New Roman" w:hAnsi="Times New Roman" w:cs="Times New Roman"/>
            <w:color w:val="000000"/>
            <w:sz w:val="24"/>
            <w:szCs w:val="24"/>
          </w:rPr>
          <w:tag w:val="MENDELEY_CITATION_v3_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"/>
          <w:id w:val="-1447384099"/>
          <w:placeholder>
            <w:docPart w:val="DefaultPlaceholder_-1854013440"/>
          </w:placeholder>
        </w:sdtPr>
        <w:sdtEndPr>
          <w:rPr>
            <w:rFonts w:eastAsiaTheme="minorHAnsi"/>
          </w:rPr>
        </w:sdtEndPr>
        <w:sdtContent>
          <w:r w:rsidR="00D04EC9" w:rsidRPr="00406E3F">
            <w:rPr>
              <w:rFonts w:ascii="Times New Roman" w:eastAsia="Times New Roman" w:hAnsi="Times New Roman" w:cs="Times New Roman"/>
              <w:color w:val="000000"/>
              <w:sz w:val="24"/>
              <w:szCs w:val="24"/>
            </w:rPr>
            <w:t>[29</w:t>
          </w:r>
        </w:sdtContent>
      </w:sdt>
      <w:r w:rsidR="00D04EC9" w:rsidRPr="00406E3F">
        <w:rPr>
          <w:rFonts w:ascii="Times New Roman" w:hAnsi="Times New Roman" w:cs="Times New Roman"/>
          <w:color w:val="000000"/>
          <w:sz w:val="24"/>
          <w:szCs w:val="24"/>
        </w:rPr>
        <w:t>,</w:t>
      </w:r>
      <w:sdt>
        <w:sdtPr>
          <w:rPr>
            <w:rFonts w:ascii="Times New Roman" w:hAnsi="Times New Roman" w:cs="Times New Roman"/>
            <w:color w:val="000000"/>
            <w:sz w:val="24"/>
            <w:szCs w:val="24"/>
          </w:rPr>
          <w:tag w:val="MENDELEY_CITATION_v3_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"/>
          <w:id w:val="1812199017"/>
          <w:placeholder>
            <w:docPart w:val="DefaultPlaceholder_-1854013440"/>
          </w:placeholder>
        </w:sdtPr>
        <w:sdtContent>
          <w:r w:rsidR="00D04EC9" w:rsidRPr="00406E3F">
            <w:rPr>
              <w:rFonts w:ascii="Times New Roman" w:hAnsi="Times New Roman" w:cs="Times New Roman"/>
              <w:color w:val="000000"/>
              <w:sz w:val="24"/>
              <w:szCs w:val="24"/>
            </w:rPr>
            <w:t>30]</w:t>
          </w:r>
        </w:sdtContent>
      </w:sdt>
      <w:r w:rsidR="000D11A1" w:rsidRPr="00406E3F">
        <w:rPr>
          <w:rFonts w:ascii="Times New Roman" w:eastAsia="Times New Roman" w:hAnsi="Times New Roman" w:cs="Times New Roman"/>
          <w:sz w:val="24"/>
          <w:szCs w:val="24"/>
        </w:rPr>
        <w:t xml:space="preserve">. </w:t>
      </w:r>
      <w:r w:rsidRPr="0063017B">
        <w:rPr>
          <w:rFonts w:ascii="Times New Roman" w:eastAsia="Times New Roman" w:hAnsi="Times New Roman" w:cs="Times New Roman"/>
          <w:sz w:val="24"/>
          <w:szCs w:val="24"/>
        </w:rPr>
        <w:lastRenderedPageBreak/>
        <w:t>The calibration belt plot and the Hosmer-</w:t>
      </w:r>
      <w:proofErr w:type="spellStart"/>
      <w:r w:rsidRPr="0063017B">
        <w:rPr>
          <w:rFonts w:ascii="Times New Roman" w:eastAsia="Times New Roman" w:hAnsi="Times New Roman" w:cs="Times New Roman"/>
          <w:sz w:val="24"/>
          <w:szCs w:val="24"/>
        </w:rPr>
        <w:t>Lemeshow</w:t>
      </w:r>
      <w:proofErr w:type="spellEnd"/>
      <w:r w:rsidRPr="0063017B">
        <w:rPr>
          <w:rFonts w:ascii="Times New Roman" w:eastAsia="Times New Roman" w:hAnsi="Times New Roman" w:cs="Times New Roman"/>
          <w:sz w:val="24"/>
          <w:szCs w:val="24"/>
        </w:rPr>
        <w:t xml:space="preserve"> goodness-of-fit test assess how well the model-estimated probabilities align with the observed outcomes. A p-value greater than 0.05 in both tests indicates that the model accurately classifies observa</w:t>
      </w:r>
      <w:r>
        <w:rPr>
          <w:rFonts w:ascii="Times New Roman" w:eastAsia="Times New Roman" w:hAnsi="Times New Roman" w:cs="Times New Roman"/>
          <w:sz w:val="24"/>
          <w:szCs w:val="24"/>
        </w:rPr>
        <w:t xml:space="preserve">tions into outcome categories </w:t>
      </w:r>
      <w:sdt>
        <w:sdtPr>
          <w:rPr>
            <w:rFonts w:ascii="Times New Roman" w:eastAsia="Times New Roman" w:hAnsi="Times New Roman" w:cs="Times New Roman"/>
            <w:color w:val="000000"/>
            <w:sz w:val="24"/>
            <w:szCs w:val="24"/>
          </w:rPr>
          <w:tag w:val="MENDELEY_CITATION_v3_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"/>
          <w:id w:val="328182541"/>
          <w:placeholder>
            <w:docPart w:val="DefaultPlaceholder_-1854013440"/>
          </w:placeholder>
        </w:sdtPr>
        <w:sdtEndPr>
          <w:rPr>
            <w:rFonts w:eastAsiaTheme="minorHAnsi"/>
          </w:rPr>
        </w:sdtEndPr>
        <w:sdtContent>
          <w:r w:rsidR="00D04EC9" w:rsidRPr="00406E3F">
            <w:rPr>
              <w:rFonts w:ascii="Times New Roman" w:eastAsia="Times New Roman" w:hAnsi="Times New Roman" w:cs="Times New Roman"/>
              <w:color w:val="000000"/>
              <w:sz w:val="24"/>
              <w:szCs w:val="24"/>
            </w:rPr>
            <w:t>[31,32]</w:t>
          </w:r>
        </w:sdtContent>
      </w:sdt>
      <w:r w:rsidR="000D11A1" w:rsidRPr="00406E3F">
        <w:rPr>
          <w:rFonts w:ascii="Times New Roman" w:eastAsia="Times New Roman" w:hAnsi="Times New Roman" w:cs="Times New Roman"/>
          <w:sz w:val="24"/>
          <w:szCs w:val="24"/>
        </w:rPr>
        <w:t>.</w:t>
      </w:r>
    </w:p>
    <w:p w14:paraId="5F411B39" w14:textId="731D3BE3" w:rsidR="000D11A1" w:rsidRPr="00406E3F" w:rsidRDefault="0063017B" w:rsidP="000A65CD">
      <w:pPr>
        <w:spacing w:before="240" w:after="0" w:line="480" w:lineRule="auto"/>
        <w:ind w:firstLine="720"/>
        <w:jc w:val="both"/>
        <w:rPr>
          <w:rFonts w:ascii="Times New Roman" w:eastAsia="Times New Roman" w:hAnsi="Times New Roman" w:cs="Times New Roman"/>
          <w:b/>
          <w:sz w:val="24"/>
          <w:szCs w:val="24"/>
        </w:rPr>
      </w:pPr>
      <w:r w:rsidRPr="0063017B">
        <w:rPr>
          <w:rFonts w:ascii="Times New Roman" w:eastAsia="Times New Roman" w:hAnsi="Times New Roman" w:cs="Times New Roman"/>
          <w:color w:val="000000"/>
          <w:sz w:val="24"/>
          <w:szCs w:val="24"/>
        </w:rPr>
        <w:t>The '</w:t>
      </w:r>
      <w:proofErr w:type="spellStart"/>
      <w:r w:rsidRPr="0063017B">
        <w:rPr>
          <w:rFonts w:ascii="Times New Roman" w:eastAsia="Times New Roman" w:hAnsi="Times New Roman" w:cs="Times New Roman"/>
          <w:color w:val="000000"/>
          <w:sz w:val="24"/>
          <w:szCs w:val="24"/>
        </w:rPr>
        <w:t>svyset</w:t>
      </w:r>
      <w:proofErr w:type="spellEnd"/>
      <w:r w:rsidRPr="0063017B">
        <w:rPr>
          <w:rFonts w:ascii="Times New Roman" w:eastAsia="Times New Roman" w:hAnsi="Times New Roman" w:cs="Times New Roman"/>
          <w:color w:val="000000"/>
          <w:sz w:val="24"/>
          <w:szCs w:val="24"/>
        </w:rPr>
        <w:t>' command in Stata (</w:t>
      </w:r>
      <w:proofErr w:type="spellStart"/>
      <w:r w:rsidRPr="0063017B">
        <w:rPr>
          <w:rFonts w:ascii="Times New Roman" w:eastAsia="Times New Roman" w:hAnsi="Times New Roman" w:cs="Times New Roman"/>
          <w:color w:val="000000"/>
          <w:sz w:val="24"/>
          <w:szCs w:val="24"/>
        </w:rPr>
        <w:t>StataCorp</w:t>
      </w:r>
      <w:proofErr w:type="spellEnd"/>
      <w:r w:rsidRPr="0063017B">
        <w:rPr>
          <w:rFonts w:ascii="Times New Roman" w:eastAsia="Times New Roman" w:hAnsi="Times New Roman" w:cs="Times New Roman"/>
          <w:color w:val="000000"/>
          <w:sz w:val="24"/>
          <w:szCs w:val="24"/>
        </w:rPr>
        <w:t xml:space="preserve"> LP, College Station, Texas) was used to account for the complex survey design. This command incorporates design elements such as primary sampling units, strata, clusters, and sample wei</w:t>
      </w:r>
      <w:r>
        <w:rPr>
          <w:rFonts w:ascii="Times New Roman" w:eastAsia="Times New Roman" w:hAnsi="Times New Roman" w:cs="Times New Roman"/>
          <w:color w:val="000000"/>
          <w:sz w:val="24"/>
          <w:szCs w:val="24"/>
        </w:rPr>
        <w:t xml:space="preserve">ghts into the analysis </w:t>
      </w:r>
      <w:sdt>
        <w:sdtPr>
          <w:rPr>
            <w:rFonts w:ascii="Times New Roman" w:eastAsia="Times New Roman" w:hAnsi="Times New Roman" w:cs="Times New Roman"/>
            <w:color w:val="000000"/>
            <w:sz w:val="24"/>
            <w:szCs w:val="24"/>
          </w:rPr>
          <w:tag w:val="MENDELEY_CITATION_v3_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"/>
          <w:id w:val="1499082104"/>
          <w:placeholder>
            <w:docPart w:val="DefaultPlaceholder_-1854013440"/>
          </w:placeholder>
        </w:sdtPr>
        <w:sdtEndPr>
          <w:rPr>
            <w:rFonts w:eastAsiaTheme="minorHAnsi"/>
          </w:rPr>
        </w:sdtEndPr>
        <w:sdtContent>
          <w:r w:rsidR="00D04EC9" w:rsidRPr="00406E3F">
            <w:rPr>
              <w:rFonts w:ascii="Times New Roman" w:hAnsi="Times New Roman" w:cs="Times New Roman"/>
              <w:color w:val="000000"/>
              <w:sz w:val="24"/>
              <w:szCs w:val="24"/>
            </w:rPr>
            <w:t>[33]</w:t>
          </w:r>
        </w:sdtContent>
      </w:sdt>
      <w:r w:rsidR="000D11A1" w:rsidRPr="00406E3F">
        <w:rPr>
          <w:rFonts w:ascii="Times New Roman" w:eastAsia="Times New Roman" w:hAnsi="Times New Roman" w:cs="Times New Roman"/>
          <w:sz w:val="24"/>
          <w:szCs w:val="24"/>
        </w:rPr>
        <w:t xml:space="preserve">. </w:t>
      </w:r>
    </w:p>
    <w:p w14:paraId="5FBE4169" w14:textId="77777777" w:rsidR="000D11A1" w:rsidRPr="00406E3F" w:rsidRDefault="000D11A1" w:rsidP="000A65CD">
      <w:pPr>
        <w:spacing w:before="240" w:after="0" w:line="480" w:lineRule="auto"/>
        <w:jc w:val="both"/>
        <w:rPr>
          <w:rFonts w:ascii="Times New Roman" w:eastAsia="Times New Roman" w:hAnsi="Times New Roman" w:cs="Times New Roman"/>
          <w:b/>
          <w:sz w:val="24"/>
          <w:szCs w:val="24"/>
        </w:rPr>
      </w:pPr>
      <w:r w:rsidRPr="00406E3F">
        <w:rPr>
          <w:rFonts w:ascii="Times New Roman" w:eastAsia="Times New Roman" w:hAnsi="Times New Roman" w:cs="Times New Roman"/>
          <w:b/>
          <w:sz w:val="24"/>
          <w:szCs w:val="24"/>
        </w:rPr>
        <w:t>3.6 Check for multicollinearity</w:t>
      </w:r>
    </w:p>
    <w:p w14:paraId="20E0329C" w14:textId="1CD9B147" w:rsidR="000D11A1" w:rsidRPr="00406E3F" w:rsidRDefault="005358E5" w:rsidP="000A65CD">
      <w:pPr>
        <w:spacing w:before="240" w:after="0" w:line="480" w:lineRule="auto"/>
        <w:ind w:firstLine="720"/>
        <w:jc w:val="both"/>
        <w:rPr>
          <w:rFonts w:ascii="Times New Roman" w:eastAsia="Times New Roman" w:hAnsi="Times New Roman" w:cs="Times New Roman"/>
          <w:sz w:val="24"/>
          <w:szCs w:val="24"/>
        </w:rPr>
      </w:pPr>
      <w:r w:rsidRPr="005358E5">
        <w:rPr>
          <w:rFonts w:ascii="Times New Roman" w:eastAsia="Times New Roman" w:hAnsi="Times New Roman" w:cs="Times New Roman"/>
          <w:color w:val="000000"/>
          <w:sz w:val="24"/>
          <w:szCs w:val="24"/>
        </w:rPr>
        <w:t>Multicollinearity in the final model was assessed using the Variance Inflation Factor (VIF), with a cut-off value set at 4.00</w:t>
      </w:r>
      <w:r w:rsidR="00C52ACD">
        <w:rPr>
          <w:rFonts w:ascii="Times New Roman" w:eastAsia="Times New Roman" w:hAnsi="Times New Roman" w:cs="Times New Roman"/>
          <w:color w:val="000000"/>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"/>
          <w:id w:val="31622277"/>
          <w:placeholder>
            <w:docPart w:val="DefaultPlaceholder_-1854013440"/>
          </w:placeholder>
        </w:sdtPr>
        <w:sdtEndPr>
          <w:rPr>
            <w:rFonts w:eastAsiaTheme="minorHAnsi"/>
          </w:rPr>
        </w:sdtEndPr>
        <w:sdtContent>
          <w:r w:rsidR="00D04EC9" w:rsidRPr="00406E3F">
            <w:rPr>
              <w:rFonts w:ascii="Times New Roman" w:hAnsi="Times New Roman" w:cs="Times New Roman"/>
              <w:color w:val="000000"/>
              <w:sz w:val="24"/>
              <w:szCs w:val="24"/>
            </w:rPr>
            <w:t>[34</w:t>
          </w:r>
        </w:sdtContent>
      </w:sdt>
      <w:r w:rsidR="00D04EC9" w:rsidRPr="00406E3F">
        <w:rPr>
          <w:rFonts w:ascii="Times New Roman" w:hAnsi="Times New Roman" w:cs="Times New Roman"/>
          <w:color w:val="000000"/>
          <w:sz w:val="24"/>
          <w:szCs w:val="24"/>
        </w:rPr>
        <w:t>,</w:t>
      </w:r>
      <w:sdt>
        <w:sdtPr>
          <w:rPr>
            <w:rFonts w:ascii="Times New Roman" w:hAnsi="Times New Roman" w:cs="Times New Roman"/>
            <w:color w:val="000000"/>
            <w:sz w:val="24"/>
            <w:szCs w:val="24"/>
          </w:rPr>
          <w:tag w:val="MENDELEY_CITATION_v3_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"/>
          <w:id w:val="-562797438"/>
          <w:placeholder>
            <w:docPart w:val="DefaultPlaceholder_-1854013440"/>
          </w:placeholder>
        </w:sdtPr>
        <w:sdtContent>
          <w:r w:rsidR="00D04EC9" w:rsidRPr="00406E3F">
            <w:rPr>
              <w:rFonts w:ascii="Times New Roman" w:hAnsi="Times New Roman" w:cs="Times New Roman"/>
              <w:color w:val="000000"/>
              <w:sz w:val="24"/>
              <w:szCs w:val="24"/>
            </w:rPr>
            <w:t>35]</w:t>
          </w:r>
        </w:sdtContent>
      </w:sdt>
      <w:r w:rsidR="000D11A1" w:rsidRPr="00406E3F">
        <w:rPr>
          <w:rFonts w:ascii="Times New Roman" w:eastAsia="Times New Roman" w:hAnsi="Times New Roman" w:cs="Times New Roman"/>
          <w:color w:val="000000"/>
          <w:sz w:val="24"/>
          <w:szCs w:val="24"/>
        </w:rPr>
        <w:t>.</w:t>
      </w:r>
      <w:r w:rsidR="000D11A1" w:rsidRPr="00406E3F">
        <w:rPr>
          <w:rFonts w:ascii="Times New Roman" w:eastAsia="Times New Roman" w:hAnsi="Times New Roman" w:cs="Times New Roman"/>
          <w:sz w:val="24"/>
          <w:szCs w:val="24"/>
        </w:rPr>
        <w:t xml:space="preserve"> This study has conducted all the variables with a VIF value less than 4.00.</w:t>
      </w:r>
    </w:p>
    <w:p w14:paraId="54025FDD" w14:textId="76C65D46" w:rsidR="000D11A1" w:rsidRPr="00406E3F" w:rsidRDefault="000D11A1" w:rsidP="000A65CD">
      <w:pPr>
        <w:spacing w:before="240" w:after="0" w:line="480" w:lineRule="auto"/>
        <w:jc w:val="both"/>
        <w:rPr>
          <w:rFonts w:ascii="Times New Roman" w:eastAsia="Times New Roman" w:hAnsi="Times New Roman" w:cs="Times New Roman"/>
          <w:b/>
          <w:sz w:val="24"/>
          <w:szCs w:val="24"/>
        </w:rPr>
      </w:pPr>
      <w:r w:rsidRPr="00406E3F">
        <w:rPr>
          <w:rFonts w:ascii="Times New Roman" w:eastAsia="Times New Roman" w:hAnsi="Times New Roman" w:cs="Times New Roman"/>
          <w:b/>
          <w:sz w:val="24"/>
          <w:szCs w:val="24"/>
        </w:rPr>
        <w:t>3.7 Ethic</w:t>
      </w:r>
      <w:r w:rsidR="00A947CC">
        <w:rPr>
          <w:rFonts w:ascii="Times New Roman" w:eastAsia="Times New Roman" w:hAnsi="Times New Roman" w:cs="Times New Roman"/>
          <w:b/>
          <w:sz w:val="24"/>
          <w:szCs w:val="24"/>
        </w:rPr>
        <w:t>al consideration</w:t>
      </w:r>
    </w:p>
    <w:p w14:paraId="7A248F47" w14:textId="3A053FD6" w:rsidR="000D11A1" w:rsidRPr="00406E3F" w:rsidRDefault="00955AE5" w:rsidP="000A65CD">
      <w:pPr>
        <w:spacing w:before="240" w:after="0" w:line="480" w:lineRule="auto"/>
        <w:ind w:firstLine="360"/>
        <w:jc w:val="both"/>
        <w:rPr>
          <w:rFonts w:ascii="Times New Roman" w:eastAsia="Times New Roman" w:hAnsi="Times New Roman" w:cs="Times New Roman"/>
          <w:sz w:val="24"/>
          <w:szCs w:val="24"/>
        </w:rPr>
      </w:pPr>
      <w:r w:rsidRPr="00955AE5">
        <w:rPr>
          <w:rFonts w:ascii="Times New Roman" w:eastAsia="Times New Roman" w:hAnsi="Times New Roman" w:cs="Times New Roman"/>
          <w:sz w:val="24"/>
          <w:szCs w:val="24"/>
        </w:rPr>
        <w:t>This secondary data analysis, which used freely available data, was exempt from ethics assessment as no research involving human subjects was conducted for this project.</w:t>
      </w:r>
    </w:p>
    <w:p w14:paraId="67998982" w14:textId="788A9F25" w:rsidR="000D11A1" w:rsidRPr="00406E3F" w:rsidRDefault="000D11A1" w:rsidP="000A65CD">
      <w:pPr>
        <w:spacing w:before="240" w:after="0" w:line="48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b/>
          <w:sz w:val="24"/>
          <w:szCs w:val="24"/>
        </w:rPr>
        <w:t>4 Results</w:t>
      </w:r>
      <w:r w:rsidR="00750819">
        <w:rPr>
          <w:rFonts w:ascii="Times New Roman" w:eastAsia="Times New Roman" w:hAnsi="Times New Roman" w:cs="Times New Roman"/>
          <w:b/>
          <w:sz w:val="24"/>
          <w:szCs w:val="24"/>
        </w:rPr>
        <w:t>:</w:t>
      </w:r>
    </w:p>
    <w:p w14:paraId="5C0578D5" w14:textId="41645813" w:rsidR="0077095A" w:rsidRPr="00406E3F" w:rsidRDefault="0077095A" w:rsidP="000A65CD">
      <w:pPr>
        <w:spacing w:before="240" w:after="0" w:line="480" w:lineRule="auto"/>
        <w:ind w:firstLine="720"/>
        <w:jc w:val="both"/>
        <w:rPr>
          <w:rFonts w:ascii="Times New Roman" w:eastAsia="Times New Roman" w:hAnsi="Times New Roman" w:cs="Times New Roman"/>
          <w:sz w:val="24"/>
          <w:szCs w:val="24"/>
        </w:rPr>
      </w:pPr>
      <w:r w:rsidRPr="00406E3F">
        <w:rPr>
          <w:rFonts w:ascii="Times New Roman" w:eastAsia="Times New Roman" w:hAnsi="Times New Roman" w:cs="Times New Roman"/>
          <w:b/>
          <w:bCs/>
          <w:sz w:val="24"/>
          <w:szCs w:val="24"/>
        </w:rPr>
        <w:t>Table 1</w:t>
      </w:r>
      <w:r w:rsidRPr="00406E3F">
        <w:rPr>
          <w:rFonts w:ascii="Times New Roman" w:eastAsia="Times New Roman" w:hAnsi="Times New Roman" w:cs="Times New Roman"/>
          <w:sz w:val="24"/>
          <w:szCs w:val="24"/>
        </w:rPr>
        <w:t xml:space="preserve"> illustrates the association between ECE program participation and various covariates. The study found that factors such as the child’s age (in months), place of residence, geographic division, maternal education, wealth index, maternal stimulation, inadequate supervision, presence of books in the household, and conditions related to underweight and </w:t>
      </w:r>
      <w:r w:rsidRPr="00406E3F">
        <w:rPr>
          <w:rFonts w:ascii="Times New Roman" w:eastAsia="Times New Roman" w:hAnsi="Times New Roman" w:cs="Times New Roman"/>
          <w:sz w:val="24"/>
          <w:szCs w:val="24"/>
        </w:rPr>
        <w:lastRenderedPageBreak/>
        <w:t>stunting significantly impact ECE participation. These associations were confirmed by chi-square test results, with p-values less than 0.05.</w:t>
      </w:r>
    </w:p>
    <w:p w14:paraId="559392B6" w14:textId="2E28C1C2" w:rsidR="00430B5F" w:rsidRPr="00406E3F" w:rsidRDefault="00430B5F" w:rsidP="000A65CD">
      <w:pPr>
        <w:spacing w:before="240" w:after="0" w:line="480" w:lineRule="auto"/>
        <w:ind w:firstLine="450"/>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 xml:space="preserve">Among children aged 36 to 47 months, only 5.98% participate in ECE programs, while participation increases to 33.34% for those aged 48 to 59 months. Geographically, urban children show higher ECE participation rates, at 23.64%, compared to 18.27% for their rural counterparts. In Bangladesh, ECE participation varies by geographic division, with Mymensingh having the highest rate at 22.64%, followed by Dhaka at 21.63%, Khulna at 19.96%, Chattogram at 19.62%, Barisal at 18.10%, Rangpur at 17.76%, and </w:t>
      </w:r>
      <w:proofErr w:type="spellStart"/>
      <w:r w:rsidRPr="00406E3F">
        <w:rPr>
          <w:rFonts w:ascii="Times New Roman" w:eastAsia="Times New Roman" w:hAnsi="Times New Roman" w:cs="Times New Roman"/>
          <w:sz w:val="24"/>
          <w:szCs w:val="24"/>
        </w:rPr>
        <w:t>Rajshahi</w:t>
      </w:r>
      <w:proofErr w:type="spellEnd"/>
      <w:r w:rsidRPr="00406E3F">
        <w:rPr>
          <w:rFonts w:ascii="Times New Roman" w:eastAsia="Times New Roman" w:hAnsi="Times New Roman" w:cs="Times New Roman"/>
          <w:sz w:val="24"/>
          <w:szCs w:val="24"/>
        </w:rPr>
        <w:t xml:space="preserve"> at 17.05%. Sylhet has the lowest participation rate at 15.29%. Maternal education significantly influences ECE participation, with a 27.25% participation rate for children of mothers with </w:t>
      </w:r>
      <w:r w:rsidR="00D309CC" w:rsidRPr="00406E3F">
        <w:rPr>
          <w:rFonts w:ascii="Times New Roman" w:eastAsia="Times New Roman" w:hAnsi="Times New Roman" w:cs="Times New Roman"/>
          <w:sz w:val="24"/>
          <w:szCs w:val="24"/>
        </w:rPr>
        <w:t xml:space="preserve">secondary complete or </w:t>
      </w:r>
      <w:r w:rsidRPr="00406E3F">
        <w:rPr>
          <w:rFonts w:ascii="Times New Roman" w:eastAsia="Times New Roman" w:hAnsi="Times New Roman" w:cs="Times New Roman"/>
          <w:sz w:val="24"/>
          <w:szCs w:val="24"/>
        </w:rPr>
        <w:t xml:space="preserve">higher education, compared to 12.95% for children of mothers with incomplete primary education. The family's wealth index also affects participation rates, with children from </w:t>
      </w:r>
      <w:r w:rsidR="002E0164" w:rsidRPr="00406E3F">
        <w:rPr>
          <w:rFonts w:ascii="Times New Roman" w:eastAsia="Times New Roman" w:hAnsi="Times New Roman" w:cs="Times New Roman"/>
          <w:sz w:val="24"/>
          <w:szCs w:val="24"/>
        </w:rPr>
        <w:t>richest</w:t>
      </w:r>
      <w:r w:rsidRPr="00406E3F">
        <w:rPr>
          <w:rFonts w:ascii="Times New Roman" w:eastAsia="Times New Roman" w:hAnsi="Times New Roman" w:cs="Times New Roman"/>
          <w:sz w:val="24"/>
          <w:szCs w:val="24"/>
        </w:rPr>
        <w:t xml:space="preserve"> households showing a participation rate of 26.76%, while those from poor</w:t>
      </w:r>
      <w:r w:rsidR="002E0164" w:rsidRPr="00406E3F">
        <w:rPr>
          <w:rFonts w:ascii="Times New Roman" w:eastAsia="Times New Roman" w:hAnsi="Times New Roman" w:cs="Times New Roman"/>
          <w:sz w:val="24"/>
          <w:szCs w:val="24"/>
        </w:rPr>
        <w:t>est</w:t>
      </w:r>
      <w:r w:rsidRPr="00406E3F">
        <w:rPr>
          <w:rFonts w:ascii="Times New Roman" w:eastAsia="Times New Roman" w:hAnsi="Times New Roman" w:cs="Times New Roman"/>
          <w:sz w:val="24"/>
          <w:szCs w:val="24"/>
        </w:rPr>
        <w:t xml:space="preserve"> households have a much lower rate of 15.40%. Maternal stimulation is another important factor, with children receiving it having a higher participation rate of 20.44%, compared to 14.55% for those who do not receive such stimulation. ECE participation is lowest among children raised with inadequate supervision (16.24%) and highest among those not raised with inadequate supervision (19.68%) </w:t>
      </w:r>
      <w:r w:rsidRPr="00406E3F">
        <w:rPr>
          <w:rFonts w:ascii="Times New Roman" w:eastAsia="Times New Roman" w:hAnsi="Times New Roman" w:cs="Times New Roman"/>
          <w:b/>
          <w:bCs/>
          <w:sz w:val="24"/>
          <w:szCs w:val="24"/>
        </w:rPr>
        <w:t>(Table 1)</w:t>
      </w:r>
      <w:r w:rsidRPr="00406E3F">
        <w:rPr>
          <w:rFonts w:ascii="Times New Roman" w:eastAsia="Times New Roman" w:hAnsi="Times New Roman" w:cs="Times New Roman"/>
          <w:sz w:val="24"/>
          <w:szCs w:val="24"/>
        </w:rPr>
        <w:t>.</w:t>
      </w:r>
    </w:p>
    <w:p w14:paraId="2C933CDF" w14:textId="36C074EA" w:rsidR="00430B5F" w:rsidRPr="00406E3F" w:rsidRDefault="00430B5F" w:rsidP="000A65CD">
      <w:pPr>
        <w:spacing w:before="240" w:after="0" w:line="480" w:lineRule="auto"/>
        <w:ind w:firstLine="720"/>
        <w:jc w:val="both"/>
        <w:rPr>
          <w:rFonts w:ascii="Times New Roman" w:eastAsia="Times New Roman" w:hAnsi="Times New Roman" w:cs="Times New Roman"/>
          <w:bCs/>
          <w:sz w:val="24"/>
          <w:szCs w:val="24"/>
        </w:rPr>
      </w:pPr>
      <w:r w:rsidRPr="00406E3F">
        <w:rPr>
          <w:rFonts w:ascii="Times New Roman" w:eastAsia="Times New Roman" w:hAnsi="Times New Roman" w:cs="Times New Roman"/>
          <w:bCs/>
          <w:sz w:val="24"/>
          <w:szCs w:val="24"/>
        </w:rPr>
        <w:t xml:space="preserve">Among children who have experienced early childhood illnesses such as diarrhea, fever, or ARI, participation in ECE programs is slightly higher at 19.68%, compared to 19.28% for those who have not had these illnesses. However, this difference is not statistically significant. The data also reveals that only 14.03% of underweight children are enrolled in ECE programs, while a higher percentage, 21.17%, of non-underweight children participate. Additionally, only </w:t>
      </w:r>
      <w:r w:rsidRPr="00406E3F">
        <w:rPr>
          <w:rFonts w:ascii="Times New Roman" w:eastAsia="Times New Roman" w:hAnsi="Times New Roman" w:cs="Times New Roman"/>
          <w:bCs/>
          <w:sz w:val="24"/>
          <w:szCs w:val="24"/>
        </w:rPr>
        <w:lastRenderedPageBreak/>
        <w:t xml:space="preserve">11.69% of children showing signs of stunting are involved in ECE programs, compared to 22.63% of their non-stunted peers </w:t>
      </w:r>
      <w:r w:rsidRPr="00406E3F">
        <w:rPr>
          <w:rFonts w:ascii="Times New Roman" w:eastAsia="Times New Roman" w:hAnsi="Times New Roman" w:cs="Times New Roman"/>
          <w:b/>
          <w:sz w:val="24"/>
          <w:szCs w:val="24"/>
        </w:rPr>
        <w:t>(Table 1)</w:t>
      </w:r>
      <w:r w:rsidRPr="00406E3F">
        <w:rPr>
          <w:rFonts w:ascii="Times New Roman" w:eastAsia="Times New Roman" w:hAnsi="Times New Roman" w:cs="Times New Roman"/>
          <w:bCs/>
          <w:sz w:val="24"/>
          <w:szCs w:val="24"/>
        </w:rPr>
        <w:t>.</w:t>
      </w:r>
    </w:p>
    <w:p w14:paraId="78C33D26" w14:textId="26B72C24" w:rsidR="00430B5F" w:rsidRPr="00406E3F" w:rsidRDefault="00430B5F" w:rsidP="000A65CD">
      <w:pPr>
        <w:spacing w:before="240" w:after="0" w:line="480" w:lineRule="auto"/>
        <w:ind w:firstLine="720"/>
        <w:jc w:val="both"/>
        <w:rPr>
          <w:rFonts w:ascii="Times New Roman" w:eastAsia="Times New Roman" w:hAnsi="Times New Roman" w:cs="Times New Roman"/>
          <w:sz w:val="24"/>
          <w:szCs w:val="24"/>
        </w:rPr>
      </w:pPr>
      <w:r w:rsidRPr="00406E3F">
        <w:rPr>
          <w:rFonts w:ascii="Times New Roman" w:eastAsia="Times New Roman" w:hAnsi="Times New Roman" w:cs="Times New Roman"/>
          <w:b/>
          <w:bCs/>
          <w:sz w:val="24"/>
          <w:szCs w:val="24"/>
        </w:rPr>
        <w:t>Table 2</w:t>
      </w:r>
      <w:r w:rsidRPr="00406E3F">
        <w:rPr>
          <w:rFonts w:ascii="Times New Roman" w:eastAsia="Times New Roman" w:hAnsi="Times New Roman" w:cs="Times New Roman"/>
          <w:sz w:val="24"/>
          <w:szCs w:val="24"/>
        </w:rPr>
        <w:t xml:space="preserve"> illustrates the relationship between ECE program participation and its associated factors, with most predictor variables showing a significant association at the 5% significance level. The multivariable logistic regression analysis reveals that children aged 48–59 months have 7.89 times higher odds of participating in ECE programs compared to those aged 36–47 months (adjusted odds ratio [AOR]: 7.89, 95% confidence interval [CI]: 6.69–9.31). Urban children have 1.12 times higher odds of ECE </w:t>
      </w:r>
      <w:r w:rsidR="00DA0ABC" w:rsidRPr="00406E3F">
        <w:rPr>
          <w:rFonts w:ascii="Times New Roman" w:eastAsia="Times New Roman" w:hAnsi="Times New Roman" w:cs="Times New Roman"/>
          <w:sz w:val="24"/>
          <w:szCs w:val="24"/>
        </w:rPr>
        <w:t xml:space="preserve">programs </w:t>
      </w:r>
      <w:r w:rsidRPr="00406E3F">
        <w:rPr>
          <w:rFonts w:ascii="Times New Roman" w:eastAsia="Times New Roman" w:hAnsi="Times New Roman" w:cs="Times New Roman"/>
          <w:sz w:val="24"/>
          <w:szCs w:val="24"/>
        </w:rPr>
        <w:t xml:space="preserve">participation than their rural counterparts (AOR: 1.12, 95% CI: 0.91–1.38). Children from the Mymensingh division have 1.64 times higher odds of participating in ECE programs compared to those from Barisal (AOR: 1.64, 95% CI: 1.11–2.43). Children of mothers aged 15–19 years and 20–34 years have higher odds of ECE participation, with odds ratios of 1.24 </w:t>
      </w:r>
      <w:r w:rsidR="00DA0ABC" w:rsidRPr="00406E3F">
        <w:rPr>
          <w:rFonts w:ascii="Times New Roman" w:eastAsia="Times New Roman" w:hAnsi="Times New Roman" w:cs="Times New Roman"/>
          <w:sz w:val="24"/>
          <w:szCs w:val="24"/>
        </w:rPr>
        <w:t xml:space="preserve">times </w:t>
      </w:r>
      <w:r w:rsidRPr="00406E3F">
        <w:rPr>
          <w:rFonts w:ascii="Times New Roman" w:eastAsia="Times New Roman" w:hAnsi="Times New Roman" w:cs="Times New Roman"/>
          <w:sz w:val="24"/>
          <w:szCs w:val="24"/>
        </w:rPr>
        <w:t xml:space="preserve">(AOR: 1.24, 95% CI: 0.99–1.56) and 1.21 </w:t>
      </w:r>
      <w:r w:rsidR="00DA0ABC" w:rsidRPr="00406E3F">
        <w:rPr>
          <w:rFonts w:ascii="Times New Roman" w:eastAsia="Times New Roman" w:hAnsi="Times New Roman" w:cs="Times New Roman"/>
          <w:sz w:val="24"/>
          <w:szCs w:val="24"/>
        </w:rPr>
        <w:t xml:space="preserve">times </w:t>
      </w:r>
      <w:r w:rsidRPr="00406E3F">
        <w:rPr>
          <w:rFonts w:ascii="Times New Roman" w:eastAsia="Times New Roman" w:hAnsi="Times New Roman" w:cs="Times New Roman"/>
          <w:sz w:val="24"/>
          <w:szCs w:val="24"/>
        </w:rPr>
        <w:t xml:space="preserve">(AOR: 1.21, 95% CI: 1.01–1.45) respectively, compared to children of mothers aged 35 years or older. Children of mothers with secondary education </w:t>
      </w:r>
      <w:r w:rsidR="00DA0ABC" w:rsidRPr="00406E3F">
        <w:rPr>
          <w:rFonts w:ascii="Times New Roman" w:eastAsia="Times New Roman" w:hAnsi="Times New Roman" w:cs="Times New Roman"/>
          <w:sz w:val="24"/>
          <w:szCs w:val="24"/>
        </w:rPr>
        <w:t xml:space="preserve">complete </w:t>
      </w:r>
      <w:r w:rsidRPr="00406E3F">
        <w:rPr>
          <w:rFonts w:ascii="Times New Roman" w:eastAsia="Times New Roman" w:hAnsi="Times New Roman" w:cs="Times New Roman"/>
          <w:sz w:val="24"/>
          <w:szCs w:val="24"/>
        </w:rPr>
        <w:t xml:space="preserve">or higher are significantly more likely to participate in ECE programs, with 2.29 times higher odds compared to those with </w:t>
      </w:r>
      <w:r w:rsidR="00DA0ABC" w:rsidRPr="00406E3F">
        <w:rPr>
          <w:rFonts w:ascii="Times New Roman" w:eastAsia="Times New Roman" w:hAnsi="Times New Roman" w:cs="Times New Roman"/>
          <w:sz w:val="24"/>
          <w:szCs w:val="24"/>
        </w:rPr>
        <w:t xml:space="preserve">incomplete </w:t>
      </w:r>
      <w:r w:rsidRPr="00406E3F">
        <w:rPr>
          <w:rFonts w:ascii="Times New Roman" w:eastAsia="Times New Roman" w:hAnsi="Times New Roman" w:cs="Times New Roman"/>
          <w:sz w:val="24"/>
          <w:szCs w:val="24"/>
        </w:rPr>
        <w:t>primary education</w:t>
      </w:r>
      <w:r w:rsidR="00DA0ABC" w:rsidRPr="00406E3F">
        <w:rPr>
          <w:rFonts w:ascii="Times New Roman" w:eastAsia="Times New Roman" w:hAnsi="Times New Roman" w:cs="Times New Roman"/>
          <w:sz w:val="24"/>
          <w:szCs w:val="24"/>
        </w:rPr>
        <w:t xml:space="preserve"> </w:t>
      </w:r>
      <w:r w:rsidRPr="00406E3F">
        <w:rPr>
          <w:rFonts w:ascii="Times New Roman" w:eastAsia="Times New Roman" w:hAnsi="Times New Roman" w:cs="Times New Roman"/>
          <w:sz w:val="24"/>
          <w:szCs w:val="24"/>
        </w:rPr>
        <w:t>(AOR: 2.29, 95% CI: 1.69–3.11). Additionally, children of mothers with secondary incomplete and primary complete education also have higher odds of participating in ECE programs compared to those with mothers who have incomplete primary education.</w:t>
      </w:r>
    </w:p>
    <w:p w14:paraId="7E581673" w14:textId="7BD2109B" w:rsidR="00430B5F" w:rsidRPr="00406E3F" w:rsidRDefault="00430B5F" w:rsidP="000A65CD">
      <w:pPr>
        <w:spacing w:before="240" w:after="0" w:line="480" w:lineRule="auto"/>
        <w:ind w:firstLine="720"/>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 xml:space="preserve">Children from the </w:t>
      </w:r>
      <w:r w:rsidR="00DA0ABC" w:rsidRPr="00406E3F">
        <w:rPr>
          <w:rFonts w:ascii="Times New Roman" w:eastAsia="Times New Roman" w:hAnsi="Times New Roman" w:cs="Times New Roman"/>
          <w:sz w:val="24"/>
          <w:szCs w:val="24"/>
        </w:rPr>
        <w:t>richest</w:t>
      </w:r>
      <w:r w:rsidRPr="00406E3F">
        <w:rPr>
          <w:rFonts w:ascii="Times New Roman" w:eastAsia="Times New Roman" w:hAnsi="Times New Roman" w:cs="Times New Roman"/>
          <w:sz w:val="24"/>
          <w:szCs w:val="24"/>
        </w:rPr>
        <w:t xml:space="preserve"> households had 1.23 times higher odds of participating in ECE programs compared to those from the poorest households (AOR: 1.23, 95% CI: 0.93–1.62). Similarly, children from rich, middle, and poor households had higher odds of ECE participation compared to those from the poorest households, though the wealth index did not show a </w:t>
      </w:r>
      <w:r w:rsidRPr="00406E3F">
        <w:rPr>
          <w:rFonts w:ascii="Times New Roman" w:eastAsia="Times New Roman" w:hAnsi="Times New Roman" w:cs="Times New Roman"/>
          <w:sz w:val="24"/>
          <w:szCs w:val="24"/>
        </w:rPr>
        <w:lastRenderedPageBreak/>
        <w:t xml:space="preserve">significant association with ECE </w:t>
      </w:r>
      <w:r w:rsidR="00611043" w:rsidRPr="00406E3F">
        <w:rPr>
          <w:rFonts w:ascii="Times New Roman" w:eastAsia="Times New Roman" w:hAnsi="Times New Roman" w:cs="Times New Roman"/>
          <w:sz w:val="24"/>
          <w:szCs w:val="24"/>
        </w:rPr>
        <w:t xml:space="preserve">programs </w:t>
      </w:r>
      <w:r w:rsidRPr="00406E3F">
        <w:rPr>
          <w:rFonts w:ascii="Times New Roman" w:eastAsia="Times New Roman" w:hAnsi="Times New Roman" w:cs="Times New Roman"/>
          <w:sz w:val="24"/>
          <w:szCs w:val="24"/>
        </w:rPr>
        <w:t xml:space="preserve">participation in the adjusted model. Children of Bengali ethnicity had 53% lower odds of participating in ECE programs compared to children from other ethnic groups (AOR: 0.47, 95% CI: 0.28–0.82). Children who received maternal stimulation had 1.12 times higher odds of participating in ECE programs compared to those who did not receive such stimulation (AOR: 1.12, 95% CI: 0.91–1.38), but this association was not significant in the adjusted model. Children whose supervision was not inadequate had 1.21 times higher odds of participating in ECE programs compared to those with inadequate supervision (AOR: 1.21, 95% CI: 0.94–1.56). However, this association was also not significant in the adjusted model. Households that kept books for children had 1.74 times higher odds of ECE participation compared to households without books (AOR: 1.74, 95% CI: 1.49–2.04) </w:t>
      </w:r>
      <w:r w:rsidRPr="00406E3F">
        <w:rPr>
          <w:rFonts w:ascii="Times New Roman" w:eastAsia="Times New Roman" w:hAnsi="Times New Roman" w:cs="Times New Roman"/>
          <w:b/>
          <w:bCs/>
          <w:sz w:val="24"/>
          <w:szCs w:val="24"/>
        </w:rPr>
        <w:t>(Table 2)</w:t>
      </w:r>
      <w:r w:rsidRPr="00406E3F">
        <w:rPr>
          <w:rFonts w:ascii="Times New Roman" w:eastAsia="Times New Roman" w:hAnsi="Times New Roman" w:cs="Times New Roman"/>
          <w:sz w:val="24"/>
          <w:szCs w:val="24"/>
        </w:rPr>
        <w:t>.</w:t>
      </w:r>
    </w:p>
    <w:p w14:paraId="534DA462" w14:textId="66AD487C" w:rsidR="00430B5F" w:rsidRPr="00406E3F" w:rsidRDefault="00430B5F" w:rsidP="000A65CD">
      <w:pPr>
        <w:spacing w:before="240" w:after="0" w:line="480" w:lineRule="auto"/>
        <w:ind w:firstLine="720"/>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 xml:space="preserve">Children who did not experience diarrheal disease or ARI had 1.12 times higher odds of participating in ECE programs compared to those who did experience diarrheal disease (AOR: 1.12, 95% CI: 0.77–1.64) and 1.49 times higher odds compared to those who experienced ARI (AOR: 1.49, 95% CI: 0.86–2.55). However, no significant association was found between early childhood diseases and ECE program participation in the adjusted model. Conversely, children who were not underweight, stunted, or wasted had higher odds of participating in ECE programs compared to those who were underweight, stunted, or wasted. Specifically, the odds were 1.33 times higher for non-underweight children (AOR: 1.33, 95% CI: 1.06–1.66), 1.64 times higher for non-stunted children (AOR: 1.64, 95% CI: 1.34–1.99), and 1.27 times higher for non-wasted children (AOR: 1.27, 95% CI: 0.98–1.64). Most nutritional factors were significantly associated with ECE program participation in the adjusted model </w:t>
      </w:r>
      <w:r w:rsidRPr="00406E3F">
        <w:rPr>
          <w:rFonts w:ascii="Times New Roman" w:eastAsia="Times New Roman" w:hAnsi="Times New Roman" w:cs="Times New Roman"/>
          <w:b/>
          <w:bCs/>
          <w:sz w:val="24"/>
          <w:szCs w:val="24"/>
        </w:rPr>
        <w:t>(Table 2)</w:t>
      </w:r>
      <w:r w:rsidRPr="00406E3F">
        <w:rPr>
          <w:rFonts w:ascii="Times New Roman" w:eastAsia="Times New Roman" w:hAnsi="Times New Roman" w:cs="Times New Roman"/>
          <w:sz w:val="24"/>
          <w:szCs w:val="24"/>
        </w:rPr>
        <w:t>.</w:t>
      </w:r>
    </w:p>
    <w:p w14:paraId="366EFC2F" w14:textId="009722ED" w:rsidR="000D11A1" w:rsidRPr="00406E3F" w:rsidRDefault="00430B5F" w:rsidP="000A65CD">
      <w:pPr>
        <w:spacing w:before="240" w:after="0" w:line="480" w:lineRule="auto"/>
        <w:ind w:firstLine="720"/>
        <w:jc w:val="both"/>
        <w:rPr>
          <w:rFonts w:ascii="Times New Roman" w:eastAsia="Times New Roman" w:hAnsi="Times New Roman" w:cs="Times New Roman"/>
          <w:color w:val="000000"/>
          <w:sz w:val="24"/>
          <w:szCs w:val="24"/>
        </w:rPr>
      </w:pPr>
      <w:r w:rsidRPr="00406E3F">
        <w:rPr>
          <w:rFonts w:ascii="Times New Roman" w:eastAsia="Times New Roman" w:hAnsi="Times New Roman" w:cs="Times New Roman"/>
          <w:color w:val="000000"/>
          <w:sz w:val="24"/>
          <w:szCs w:val="24"/>
        </w:rPr>
        <w:t>The Hosmer-</w:t>
      </w:r>
      <w:proofErr w:type="spellStart"/>
      <w:r w:rsidRPr="00406E3F">
        <w:rPr>
          <w:rFonts w:ascii="Times New Roman" w:eastAsia="Times New Roman" w:hAnsi="Times New Roman" w:cs="Times New Roman"/>
          <w:color w:val="000000"/>
          <w:sz w:val="24"/>
          <w:szCs w:val="24"/>
        </w:rPr>
        <w:t>Lemeshow</w:t>
      </w:r>
      <w:proofErr w:type="spellEnd"/>
      <w:r w:rsidRPr="00406E3F">
        <w:rPr>
          <w:rFonts w:ascii="Times New Roman" w:eastAsia="Times New Roman" w:hAnsi="Times New Roman" w:cs="Times New Roman"/>
          <w:color w:val="000000"/>
          <w:sz w:val="24"/>
          <w:szCs w:val="24"/>
        </w:rPr>
        <w:t xml:space="preserve"> chi-square test and associated p-value indicate that the model fits the data well </w:t>
      </w:r>
      <w:r w:rsidRPr="00406E3F">
        <w:rPr>
          <w:rFonts w:ascii="Times New Roman" w:eastAsia="Times New Roman" w:hAnsi="Times New Roman" w:cs="Times New Roman"/>
          <w:b/>
          <w:bCs/>
          <w:color w:val="000000"/>
          <w:sz w:val="24"/>
          <w:szCs w:val="24"/>
        </w:rPr>
        <w:t>(Table 3)</w:t>
      </w:r>
      <w:r w:rsidRPr="00406E3F">
        <w:rPr>
          <w:rFonts w:ascii="Times New Roman" w:eastAsia="Times New Roman" w:hAnsi="Times New Roman" w:cs="Times New Roman"/>
          <w:color w:val="000000"/>
          <w:sz w:val="24"/>
          <w:szCs w:val="24"/>
        </w:rPr>
        <w:t xml:space="preserve">. </w:t>
      </w:r>
      <w:r w:rsidRPr="00406E3F">
        <w:rPr>
          <w:rFonts w:ascii="Times New Roman" w:eastAsia="Times New Roman" w:hAnsi="Times New Roman" w:cs="Times New Roman"/>
          <w:b/>
          <w:bCs/>
          <w:color w:val="000000"/>
          <w:sz w:val="24"/>
          <w:szCs w:val="24"/>
        </w:rPr>
        <w:t>Figure 2(a)</w:t>
      </w:r>
      <w:r w:rsidRPr="00406E3F">
        <w:rPr>
          <w:rFonts w:ascii="Times New Roman" w:eastAsia="Times New Roman" w:hAnsi="Times New Roman" w:cs="Times New Roman"/>
          <w:color w:val="000000"/>
          <w:sz w:val="24"/>
          <w:szCs w:val="24"/>
        </w:rPr>
        <w:t xml:space="preserve"> shows a classification plot, which highlights the point where </w:t>
      </w:r>
      <w:r w:rsidRPr="00406E3F">
        <w:rPr>
          <w:rFonts w:ascii="Times New Roman" w:eastAsia="Times New Roman" w:hAnsi="Times New Roman" w:cs="Times New Roman"/>
          <w:color w:val="000000"/>
          <w:sz w:val="24"/>
          <w:szCs w:val="24"/>
        </w:rPr>
        <w:lastRenderedPageBreak/>
        <w:t xml:space="preserve">sensitivity and specificity intersect at a probability cutoff value, reflecting the model's classification accuracy. The multivariable model achieved a classification accuracy of 81.28%. The area under the </w:t>
      </w:r>
      <w:r w:rsidR="00611043" w:rsidRPr="00406E3F">
        <w:rPr>
          <w:rFonts w:ascii="Times New Roman" w:eastAsia="Times New Roman" w:hAnsi="Times New Roman" w:cs="Times New Roman"/>
          <w:color w:val="000000"/>
          <w:sz w:val="24"/>
          <w:szCs w:val="24"/>
        </w:rPr>
        <w:t>ROC</w:t>
      </w:r>
      <w:r w:rsidRPr="00406E3F">
        <w:rPr>
          <w:rFonts w:ascii="Times New Roman" w:eastAsia="Times New Roman" w:hAnsi="Times New Roman" w:cs="Times New Roman"/>
          <w:color w:val="000000"/>
          <w:sz w:val="24"/>
          <w:szCs w:val="24"/>
        </w:rPr>
        <w:t xml:space="preserve"> curve for the model was 77.49% (95% CI: 76.30%–78.67%, Asymptotic p-value: &lt;0.001), demonstrating its robustness </w:t>
      </w:r>
      <w:r w:rsidRPr="00406E3F">
        <w:rPr>
          <w:rFonts w:ascii="Times New Roman" w:eastAsia="Times New Roman" w:hAnsi="Times New Roman" w:cs="Times New Roman"/>
          <w:b/>
          <w:bCs/>
          <w:color w:val="000000"/>
          <w:sz w:val="24"/>
          <w:szCs w:val="24"/>
        </w:rPr>
        <w:t>(Table 3 and Figure 2(b))</w:t>
      </w:r>
      <w:r w:rsidRPr="00406E3F">
        <w:rPr>
          <w:rFonts w:ascii="Times New Roman" w:eastAsia="Times New Roman" w:hAnsi="Times New Roman" w:cs="Times New Roman"/>
          <w:color w:val="000000"/>
          <w:sz w:val="24"/>
          <w:szCs w:val="24"/>
        </w:rPr>
        <w:t xml:space="preserve">. The Calibration belt plot and test result showed a p-value of 0.102, indicating that the model’s calibration is good and the hypothesis of a well-calibrated model is not rejected </w:t>
      </w:r>
      <w:r w:rsidRPr="00406E3F">
        <w:rPr>
          <w:rFonts w:ascii="Times New Roman" w:eastAsia="Times New Roman" w:hAnsi="Times New Roman" w:cs="Times New Roman"/>
          <w:b/>
          <w:bCs/>
          <w:color w:val="000000"/>
          <w:sz w:val="24"/>
          <w:szCs w:val="24"/>
        </w:rPr>
        <w:t>(Table 3 and Figure 2(c))</w:t>
      </w:r>
      <w:r w:rsidRPr="00406E3F">
        <w:rPr>
          <w:rFonts w:ascii="Times New Roman" w:eastAsia="Times New Roman" w:hAnsi="Times New Roman" w:cs="Times New Roman"/>
          <w:color w:val="000000"/>
          <w:sz w:val="24"/>
          <w:szCs w:val="24"/>
        </w:rPr>
        <w:t>.</w:t>
      </w:r>
    </w:p>
    <w:p w14:paraId="6958577B" w14:textId="0B539845" w:rsidR="00E827FD" w:rsidRPr="00406E3F" w:rsidRDefault="00E827FD" w:rsidP="000A65CD">
      <w:pPr>
        <w:spacing w:after="0" w:line="259" w:lineRule="auto"/>
        <w:rPr>
          <w:rFonts w:ascii="Times New Roman" w:eastAsia="Times New Roman" w:hAnsi="Times New Roman" w:cs="Times New Roman"/>
          <w:b/>
          <w:sz w:val="24"/>
          <w:szCs w:val="24"/>
        </w:rPr>
      </w:pPr>
    </w:p>
    <w:p w14:paraId="5ACD7748" w14:textId="23134418" w:rsidR="000D11A1" w:rsidRPr="00406E3F" w:rsidRDefault="00750819" w:rsidP="000A65CD">
      <w:pPr>
        <w:spacing w:before="240"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 </w:t>
      </w:r>
      <w:commentRangeStart w:id="18"/>
      <w:r w:rsidR="000D11A1" w:rsidRPr="00406E3F">
        <w:rPr>
          <w:rFonts w:ascii="Times New Roman" w:eastAsia="Times New Roman" w:hAnsi="Times New Roman" w:cs="Times New Roman"/>
          <w:b/>
          <w:sz w:val="24"/>
          <w:szCs w:val="24"/>
        </w:rPr>
        <w:t>Discussions</w:t>
      </w:r>
      <w:r w:rsidR="000A65CD" w:rsidRPr="00406E3F">
        <w:rPr>
          <w:rFonts w:ascii="Times New Roman" w:eastAsia="Times New Roman" w:hAnsi="Times New Roman" w:cs="Times New Roman"/>
          <w:b/>
          <w:sz w:val="24"/>
          <w:szCs w:val="24"/>
        </w:rPr>
        <w:t>:</w:t>
      </w:r>
      <w:commentRangeEnd w:id="18"/>
      <w:r w:rsidR="00DB0D38">
        <w:rPr>
          <w:rStyle w:val="CommentReference"/>
        </w:rPr>
        <w:commentReference w:id="18"/>
      </w:r>
    </w:p>
    <w:p w14:paraId="22417361" w14:textId="1AF06EF8" w:rsidR="00DB0D38" w:rsidRDefault="00DB0D38" w:rsidP="000A65CD">
      <w:pPr>
        <w:spacing w:before="240" w:after="0" w:line="480" w:lineRule="auto"/>
        <w:ind w:firstLine="450"/>
        <w:jc w:val="both"/>
        <w:rPr>
          <w:ins w:id="19" w:author="User" w:date="2024-08-21T11:49:00Z"/>
          <w:rFonts w:ascii="Times New Roman" w:eastAsia="Times New Roman" w:hAnsi="Times New Roman" w:cs="Times New Roman"/>
          <w:sz w:val="24"/>
          <w:szCs w:val="24"/>
        </w:rPr>
      </w:pPr>
      <w:ins w:id="20" w:author="User" w:date="2024-08-21T11:49:00Z">
        <w:r w:rsidRPr="00DB0D38">
          <w:rPr>
            <w:rFonts w:ascii="Times New Roman" w:eastAsia="Times New Roman" w:hAnsi="Times New Roman" w:cs="Times New Roman"/>
            <w:sz w:val="24"/>
            <w:szCs w:val="24"/>
          </w:rPr>
          <w:t xml:space="preserve">This study explores the impact of various socio-economic and health factors on early childhood education (ECE) participation, revealing an overall participation rate of 18.86%. The analysis shows that older children, those living in Mymensingh, and those with mothers who are younger or have higher education levels are more likely to participate in ECE. Additionally, having books in the household and good nutritional status is associated with higher participation rates, while Bengali ethnicity is linked to lower odds of ECE participation. </w:t>
        </w:r>
      </w:ins>
    </w:p>
    <w:p w14:paraId="3BC0DE3C" w14:textId="77777777" w:rsidR="0022410B" w:rsidRDefault="00DB0D38" w:rsidP="000A65CD">
      <w:pPr>
        <w:spacing w:before="240" w:after="0" w:line="480" w:lineRule="auto"/>
        <w:ind w:firstLine="450"/>
        <w:jc w:val="both"/>
        <w:rPr>
          <w:ins w:id="21" w:author="Mohammad Nayeem Hasan" w:date="2024-12-09T01:18:00Z" w16du:dateUtc="2024-12-08T19:18:00Z"/>
          <w:rFonts w:ascii="Times New Roman" w:eastAsia="Times New Roman" w:hAnsi="Times New Roman" w:cs="Times New Roman"/>
          <w:sz w:val="24"/>
          <w:szCs w:val="24"/>
        </w:rPr>
      </w:pPr>
      <w:ins w:id="22" w:author="User" w:date="2024-08-21T11:50:00Z">
        <w:r w:rsidRPr="00DB0D38">
          <w:rPr>
            <w:rFonts w:ascii="Times New Roman" w:eastAsia="Times New Roman" w:hAnsi="Times New Roman" w:cs="Times New Roman"/>
            <w:sz w:val="24"/>
            <w:szCs w:val="24"/>
          </w:rPr>
          <w:t xml:space="preserve">This study found that children aged 48 to 59 months are more likely to participate in ECE programs than those aged 36 to 47 months. </w:t>
        </w:r>
      </w:ins>
    </w:p>
    <w:p w14:paraId="1765E7B1" w14:textId="0C9CE740" w:rsidR="000D11A1" w:rsidRPr="00406E3F" w:rsidRDefault="00DB0D38" w:rsidP="000A65CD">
      <w:pPr>
        <w:spacing w:before="240" w:after="0" w:line="480" w:lineRule="auto"/>
        <w:ind w:firstLine="450"/>
        <w:jc w:val="both"/>
        <w:rPr>
          <w:rFonts w:ascii="Times New Roman" w:eastAsia="Times New Roman" w:hAnsi="Times New Roman" w:cs="Times New Roman"/>
          <w:sz w:val="24"/>
          <w:szCs w:val="24"/>
        </w:rPr>
      </w:pPr>
      <w:ins w:id="23" w:author="User" w:date="2024-08-21T11:50:00Z">
        <w:r w:rsidRPr="00DB0D38">
          <w:rPr>
            <w:rFonts w:ascii="Times New Roman" w:eastAsia="Times New Roman" w:hAnsi="Times New Roman" w:cs="Times New Roman"/>
            <w:sz w:val="24"/>
            <w:szCs w:val="24"/>
          </w:rPr>
          <w:t xml:space="preserve">Participation rates also vary between rural and urban areas, with children in </w:t>
        </w:r>
      </w:ins>
      <w:ins w:id="24" w:author="Mohammad Nayeem Hasan" w:date="2024-12-09T01:19:00Z" w16du:dateUtc="2024-12-08T19:19:00Z">
        <w:r w:rsidR="0022410B">
          <w:rPr>
            <w:rFonts w:ascii="Times New Roman" w:eastAsia="Times New Roman" w:hAnsi="Times New Roman" w:cs="Times New Roman"/>
            <w:sz w:val="24"/>
            <w:szCs w:val="24"/>
          </w:rPr>
          <w:t>urban</w:t>
        </w:r>
      </w:ins>
      <w:ins w:id="25" w:author="User" w:date="2024-08-21T11:50:00Z">
        <w:del w:id="26" w:author="Mohammad Nayeem Hasan" w:date="2024-12-09T01:19:00Z" w16du:dateUtc="2024-12-08T19:19:00Z">
          <w:r w:rsidRPr="00DB0D38" w:rsidDel="0022410B">
            <w:rPr>
              <w:rFonts w:ascii="Times New Roman" w:eastAsia="Times New Roman" w:hAnsi="Times New Roman" w:cs="Times New Roman"/>
              <w:sz w:val="24"/>
              <w:szCs w:val="24"/>
            </w:rPr>
            <w:delText>rural</w:delText>
          </w:r>
        </w:del>
        <w:r w:rsidRPr="00DB0D38">
          <w:rPr>
            <w:rFonts w:ascii="Times New Roman" w:eastAsia="Times New Roman" w:hAnsi="Times New Roman" w:cs="Times New Roman"/>
            <w:sz w:val="24"/>
            <w:szCs w:val="24"/>
          </w:rPr>
          <w:t xml:space="preserve"> areas being </w:t>
        </w:r>
      </w:ins>
      <w:ins w:id="27" w:author="Mohammad Nayeem Hasan" w:date="2024-12-09T01:20:00Z" w16du:dateUtc="2024-12-08T19:20:00Z">
        <w:r w:rsidR="0022410B">
          <w:rPr>
            <w:rFonts w:ascii="Times New Roman" w:eastAsia="Times New Roman" w:hAnsi="Times New Roman" w:cs="Times New Roman"/>
            <w:sz w:val="24"/>
            <w:szCs w:val="24"/>
          </w:rPr>
          <w:t>more</w:t>
        </w:r>
      </w:ins>
      <w:ins w:id="28" w:author="User" w:date="2024-08-21T11:50:00Z">
        <w:del w:id="29" w:author="Mohammad Nayeem Hasan" w:date="2024-12-09T01:19:00Z" w16du:dateUtc="2024-12-08T19:19:00Z">
          <w:r w:rsidRPr="00DB0D38" w:rsidDel="0022410B">
            <w:rPr>
              <w:rFonts w:ascii="Times New Roman" w:eastAsia="Times New Roman" w:hAnsi="Times New Roman" w:cs="Times New Roman"/>
              <w:sz w:val="24"/>
              <w:szCs w:val="24"/>
            </w:rPr>
            <w:delText>less</w:delText>
          </w:r>
        </w:del>
        <w:r w:rsidRPr="00DB0D38">
          <w:rPr>
            <w:rFonts w:ascii="Times New Roman" w:eastAsia="Times New Roman" w:hAnsi="Times New Roman" w:cs="Times New Roman"/>
            <w:sz w:val="24"/>
            <w:szCs w:val="24"/>
          </w:rPr>
          <w:t xml:space="preserve"> likely to attend ECE programs compared to their </w:t>
        </w:r>
      </w:ins>
      <w:ins w:id="30" w:author="Mohammad Nayeem Hasan" w:date="2024-12-09T01:20:00Z" w16du:dateUtc="2024-12-08T19:20:00Z">
        <w:r w:rsidR="0022410B">
          <w:rPr>
            <w:rFonts w:ascii="Times New Roman" w:eastAsia="Times New Roman" w:hAnsi="Times New Roman" w:cs="Times New Roman"/>
            <w:sz w:val="24"/>
            <w:szCs w:val="24"/>
          </w:rPr>
          <w:t>rural</w:t>
        </w:r>
      </w:ins>
      <w:ins w:id="31" w:author="User" w:date="2024-08-21T11:50:00Z">
        <w:del w:id="32" w:author="Mohammad Nayeem Hasan" w:date="2024-12-09T01:20:00Z" w16du:dateUtc="2024-12-08T19:20:00Z">
          <w:r w:rsidRPr="00DB0D38" w:rsidDel="0022410B">
            <w:rPr>
              <w:rFonts w:ascii="Times New Roman" w:eastAsia="Times New Roman" w:hAnsi="Times New Roman" w:cs="Times New Roman"/>
              <w:sz w:val="24"/>
              <w:szCs w:val="24"/>
            </w:rPr>
            <w:delText>urban</w:delText>
          </w:r>
        </w:del>
        <w:r w:rsidRPr="00DB0D38">
          <w:rPr>
            <w:rFonts w:ascii="Times New Roman" w:eastAsia="Times New Roman" w:hAnsi="Times New Roman" w:cs="Times New Roman"/>
            <w:sz w:val="24"/>
            <w:szCs w:val="24"/>
          </w:rPr>
          <w:t xml:space="preserve"> counterparts. This disparity is attributed to factors such as limited access to educational resources, a shortage of teachers, and other challenges in rural areas</w:t>
        </w:r>
      </w:ins>
      <w:ins w:id="33" w:author="Mohammad Nayeem Hasan" w:date="2024-12-09T01:20:00Z" w16du:dateUtc="2024-12-08T19:20:00Z">
        <w:r w:rsidR="0022410B">
          <w:rPr>
            <w:rFonts w:ascii="Times New Roman" w:eastAsia="Times New Roman" w:hAnsi="Times New Roman" w:cs="Times New Roman"/>
            <w:sz w:val="24"/>
            <w:szCs w:val="24"/>
          </w:rPr>
          <w:t xml:space="preserve"> </w:t>
        </w:r>
      </w:ins>
      <w:ins w:id="34" w:author="User" w:date="2024-08-21T11:50:00Z">
        <w:del w:id="35" w:author="Mohammad Nayeem Hasan" w:date="2024-12-09T01:20:00Z" w16du:dateUtc="2024-12-08T19:20:00Z">
          <w:r w:rsidRPr="00DB0D38" w:rsidDel="0022410B">
            <w:rPr>
              <w:rFonts w:ascii="Times New Roman" w:eastAsia="Times New Roman" w:hAnsi="Times New Roman" w:cs="Times New Roman"/>
              <w:sz w:val="24"/>
              <w:szCs w:val="24"/>
            </w:rPr>
            <w:delText>. Another study has also confirmed the differences in ECE participation between urban and rural regions</w:delText>
          </w:r>
        </w:del>
      </w:ins>
      <w:sdt>
        <w:sdtPr>
          <w:rPr>
            <w:rFonts w:ascii="Times New Roman" w:eastAsia="Times New Roman" w:hAnsi="Times New Roman" w:cs="Times New Roman"/>
            <w:color w:val="000000"/>
            <w:sz w:val="24"/>
            <w:szCs w:val="24"/>
          </w:rPr>
          <w:tag w:val="MENDELEY_CITATION_v3_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"/>
          <w:id w:val="-645818181"/>
          <w:placeholder>
            <w:docPart w:val="DefaultPlaceholder_-1854013440"/>
          </w:placeholder>
        </w:sdtPr>
        <w:sdtEndPr>
          <w:rPr>
            <w:rFonts w:eastAsiaTheme="minorHAnsi"/>
          </w:rPr>
        </w:sdtEndPr>
        <w:sdtContent>
          <w:r w:rsidR="00D04EC9" w:rsidRPr="00406E3F">
            <w:rPr>
              <w:rFonts w:ascii="Times New Roman" w:hAnsi="Times New Roman" w:cs="Times New Roman"/>
              <w:color w:val="000000"/>
              <w:sz w:val="24"/>
              <w:szCs w:val="24"/>
            </w:rPr>
            <w:t>[36]</w:t>
          </w:r>
        </w:sdtContent>
      </w:sdt>
      <w:r w:rsidR="000D11A1" w:rsidRPr="00406E3F">
        <w:rPr>
          <w:rFonts w:ascii="Times New Roman" w:eastAsia="Times New Roman" w:hAnsi="Times New Roman" w:cs="Times New Roman"/>
          <w:sz w:val="24"/>
          <w:szCs w:val="24"/>
        </w:rPr>
        <w:t>.</w:t>
      </w:r>
    </w:p>
    <w:p w14:paraId="3B761F4F" w14:textId="573DCC5D" w:rsidR="000D11A1" w:rsidRPr="00406E3F" w:rsidRDefault="000D11A1" w:rsidP="000A65CD">
      <w:pPr>
        <w:spacing w:before="240" w:after="0" w:line="480" w:lineRule="auto"/>
        <w:ind w:firstLine="720"/>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 xml:space="preserve">This study has revealed a substantial influence of maternal education on children's participation in children’s ECE programs. Mothers with elevated levels of educational attainment </w:t>
      </w:r>
      <w:r w:rsidRPr="00406E3F">
        <w:rPr>
          <w:rFonts w:ascii="Times New Roman" w:eastAsia="Times New Roman" w:hAnsi="Times New Roman" w:cs="Times New Roman"/>
          <w:sz w:val="24"/>
          <w:szCs w:val="24"/>
        </w:rPr>
        <w:lastRenderedPageBreak/>
        <w:t xml:space="preserve">exhibit a heightened acumen in parenting, leading to a heightened understanding and awareness of nutritional factors compared to mothers with lower educational backgrounds </w:t>
      </w:r>
      <w:sdt>
        <w:sdtPr>
          <w:rPr>
            <w:rFonts w:ascii="Times New Roman" w:eastAsia="Times New Roman" w:hAnsi="Times New Roman" w:cs="Times New Roman"/>
            <w:color w:val="000000"/>
            <w:sz w:val="24"/>
            <w:szCs w:val="24"/>
          </w:rPr>
          <w:tag w:val="MENDELEY_CITATION_v3_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"/>
          <w:id w:val="-11064788"/>
          <w:placeholder>
            <w:docPart w:val="DefaultPlaceholder_-1854013440"/>
          </w:placeholder>
        </w:sdtPr>
        <w:sdtEndPr>
          <w:rPr>
            <w:rFonts w:eastAsiaTheme="minorHAnsi"/>
          </w:rPr>
        </w:sdtEndPr>
        <w:sdtContent>
          <w:r w:rsidR="00D04EC9" w:rsidRPr="00406E3F">
            <w:rPr>
              <w:rFonts w:ascii="Times New Roman" w:eastAsia="Times New Roman" w:hAnsi="Times New Roman" w:cs="Times New Roman"/>
              <w:color w:val="000000"/>
              <w:sz w:val="24"/>
              <w:szCs w:val="24"/>
            </w:rPr>
            <w:t>[37]</w:t>
          </w:r>
        </w:sdtContent>
      </w:sdt>
      <w:r w:rsidRPr="00406E3F">
        <w:rPr>
          <w:rFonts w:ascii="Times New Roman" w:eastAsia="Times New Roman" w:hAnsi="Times New Roman" w:cs="Times New Roman"/>
          <w:sz w:val="24"/>
          <w:szCs w:val="24"/>
        </w:rPr>
        <w:t xml:space="preserve">. A study was conducted among the slums of Nairobi where they found a strong association between a mother’s education on a child’s nutrition level </w:t>
      </w:r>
      <w:sdt>
        <w:sdtPr>
          <w:rPr>
            <w:rFonts w:ascii="Times New Roman" w:eastAsia="Times New Roman" w:hAnsi="Times New Roman" w:cs="Times New Roman"/>
            <w:color w:val="000000"/>
            <w:sz w:val="24"/>
            <w:szCs w:val="24"/>
          </w:rPr>
          <w:tag w:val="MENDELEY_CITATION_v3_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"/>
          <w:id w:val="-762995218"/>
          <w:placeholder>
            <w:docPart w:val="DefaultPlaceholder_-1854013440"/>
          </w:placeholder>
        </w:sdtPr>
        <w:sdtEndPr>
          <w:rPr>
            <w:rFonts w:eastAsiaTheme="minorHAnsi"/>
          </w:rPr>
        </w:sdtEndPr>
        <w:sdtContent>
          <w:r w:rsidR="00D04EC9" w:rsidRPr="00406E3F">
            <w:rPr>
              <w:rFonts w:ascii="Times New Roman" w:hAnsi="Times New Roman" w:cs="Times New Roman"/>
              <w:color w:val="000000"/>
              <w:sz w:val="24"/>
              <w:szCs w:val="24"/>
            </w:rPr>
            <w:t>[38]</w:t>
          </w:r>
        </w:sdtContent>
      </w:sdt>
      <w:r w:rsidRPr="00406E3F">
        <w:rPr>
          <w:rFonts w:ascii="Times New Roman" w:eastAsia="Times New Roman" w:hAnsi="Times New Roman" w:cs="Times New Roman"/>
          <w:sz w:val="24"/>
          <w:szCs w:val="24"/>
        </w:rPr>
        <w:t xml:space="preserve">. Another study was conducted using the data of 1986 Brazilian Demographic and Health Survey where they said mother’s education affects child height </w:t>
      </w:r>
      <w:sdt>
        <w:sdtPr>
          <w:rPr>
            <w:rFonts w:ascii="Times New Roman" w:eastAsia="Times New Roman" w:hAnsi="Times New Roman" w:cs="Times New Roman"/>
            <w:color w:val="000000"/>
            <w:sz w:val="24"/>
            <w:szCs w:val="24"/>
          </w:rPr>
          <w:tag w:val="MENDELEY_CITATION_v3_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"/>
          <w:id w:val="725725269"/>
          <w:placeholder>
            <w:docPart w:val="DefaultPlaceholder_-1854013440"/>
          </w:placeholder>
        </w:sdtPr>
        <w:sdtEndPr>
          <w:rPr>
            <w:rFonts w:eastAsiaTheme="minorHAnsi"/>
          </w:rPr>
        </w:sdtEndPr>
        <w:sdtContent>
          <w:r w:rsidR="00D04EC9" w:rsidRPr="00406E3F">
            <w:rPr>
              <w:rFonts w:ascii="Times New Roman" w:hAnsi="Times New Roman" w:cs="Times New Roman"/>
              <w:color w:val="000000"/>
              <w:sz w:val="24"/>
              <w:szCs w:val="24"/>
            </w:rPr>
            <w:t>[39]</w:t>
          </w:r>
        </w:sdtContent>
      </w:sdt>
      <w:r w:rsidRPr="00406E3F">
        <w:rPr>
          <w:rFonts w:ascii="Times New Roman" w:eastAsia="Times New Roman" w:hAnsi="Times New Roman" w:cs="Times New Roman"/>
          <w:sz w:val="24"/>
          <w:szCs w:val="24"/>
        </w:rPr>
        <w:t>. The more educated the mother is, she is more likely to send their child to an ECE program.</w:t>
      </w:r>
    </w:p>
    <w:p w14:paraId="07601CD2" w14:textId="5F4B2185" w:rsidR="006B1396" w:rsidRPr="00406E3F" w:rsidRDefault="000D11A1" w:rsidP="000A65CD">
      <w:pPr>
        <w:spacing w:before="240" w:after="0" w:line="480" w:lineRule="auto"/>
        <w:ind w:firstLine="720"/>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 xml:space="preserve">This study also found that the children from those households that had children’s books or picture books were more likely to participate in the ECE programs. A study also found the similar finding </w:t>
      </w:r>
      <w:sdt>
        <w:sdtPr>
          <w:rPr>
            <w:rFonts w:ascii="Times New Roman" w:eastAsia="Times New Roman" w:hAnsi="Times New Roman" w:cs="Times New Roman"/>
            <w:color w:val="000000"/>
            <w:sz w:val="24"/>
            <w:szCs w:val="24"/>
          </w:rPr>
          <w:tag w:val="MENDELEY_CITATION_v3_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"/>
          <w:id w:val="-1838761528"/>
          <w:placeholder>
            <w:docPart w:val="DefaultPlaceholder_-1854013440"/>
          </w:placeholder>
        </w:sdtPr>
        <w:sdtEndPr>
          <w:rPr>
            <w:rFonts w:eastAsiaTheme="minorHAnsi"/>
          </w:rPr>
        </w:sdtEndPr>
        <w:sdtContent>
          <w:r w:rsidR="00D04EC9" w:rsidRPr="00406E3F">
            <w:rPr>
              <w:rFonts w:ascii="Times New Roman" w:hAnsi="Times New Roman" w:cs="Times New Roman"/>
              <w:color w:val="000000"/>
              <w:sz w:val="24"/>
              <w:szCs w:val="24"/>
            </w:rPr>
            <w:t>[40]</w:t>
          </w:r>
        </w:sdtContent>
      </w:sdt>
      <w:r w:rsidRPr="00406E3F">
        <w:rPr>
          <w:rFonts w:ascii="Times New Roman" w:eastAsia="Times New Roman" w:hAnsi="Times New Roman" w:cs="Times New Roman"/>
          <w:sz w:val="24"/>
          <w:szCs w:val="24"/>
        </w:rPr>
        <w:t>. This study identified that the children’s weight plays a significant effect on ECE programs.</w:t>
      </w:r>
      <w:r w:rsidRPr="00406E3F">
        <w:rPr>
          <w:rFonts w:ascii="Times New Roman" w:hAnsi="Times New Roman" w:cs="Times New Roman"/>
          <w:sz w:val="24"/>
          <w:szCs w:val="24"/>
        </w:rPr>
        <w:t xml:space="preserve"> </w:t>
      </w:r>
      <w:r w:rsidRPr="00406E3F">
        <w:rPr>
          <w:rFonts w:ascii="Times New Roman" w:eastAsia="Times New Roman" w:hAnsi="Times New Roman" w:cs="Times New Roman"/>
          <w:sz w:val="24"/>
          <w:szCs w:val="24"/>
        </w:rPr>
        <w:t xml:space="preserve">We discovered that 24.82% of the children were underweight. In contrast, those who were not underweight were 1.33 times more likely to participate in the ECE programs. Underweight is one of the main indicators of malnutrition in children and can create long term effects that can cause low educational participations and achievements </w:t>
      </w:r>
      <w:sdt>
        <w:sdtPr>
          <w:rPr>
            <w:rFonts w:ascii="Times New Roman" w:eastAsia="Times New Roman" w:hAnsi="Times New Roman" w:cs="Times New Roman"/>
            <w:color w:val="000000"/>
            <w:sz w:val="24"/>
            <w:szCs w:val="24"/>
          </w:rPr>
          <w:tag w:val="MENDELEY_CITATION_v3_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"/>
          <w:id w:val="1605153675"/>
          <w:placeholder>
            <w:docPart w:val="DefaultPlaceholder_-1854013440"/>
          </w:placeholder>
        </w:sdtPr>
        <w:sdtEndPr>
          <w:rPr>
            <w:rFonts w:eastAsiaTheme="minorHAnsi"/>
          </w:rPr>
        </w:sdtEndPr>
        <w:sdtContent>
          <w:r w:rsidR="00D04EC9" w:rsidRPr="00406E3F">
            <w:rPr>
              <w:rFonts w:ascii="Times New Roman" w:eastAsia="Times New Roman" w:hAnsi="Times New Roman" w:cs="Times New Roman"/>
              <w:color w:val="000000"/>
              <w:sz w:val="24"/>
              <w:szCs w:val="24"/>
            </w:rPr>
            <w:t>[41–43]</w:t>
          </w:r>
        </w:sdtContent>
      </w:sdt>
      <w:r w:rsidRPr="00406E3F">
        <w:rPr>
          <w:rFonts w:ascii="Times New Roman" w:eastAsia="Times New Roman" w:hAnsi="Times New Roman" w:cs="Times New Roman"/>
          <w:sz w:val="24"/>
          <w:szCs w:val="24"/>
        </w:rPr>
        <w:t xml:space="preserve"> .  In 2019 a study was conducted in Debre Tabor Town, Amhara Region </w:t>
      </w:r>
      <w:r w:rsidR="00F05607" w:rsidRPr="00406E3F">
        <w:rPr>
          <w:rFonts w:ascii="Times New Roman" w:eastAsia="Times New Roman" w:hAnsi="Times New Roman" w:cs="Times New Roman"/>
          <w:sz w:val="24"/>
          <w:szCs w:val="24"/>
        </w:rPr>
        <w:t>Ethiopia, where</w:t>
      </w:r>
      <w:r w:rsidRPr="00406E3F">
        <w:rPr>
          <w:rFonts w:ascii="Times New Roman" w:eastAsia="Times New Roman" w:hAnsi="Times New Roman" w:cs="Times New Roman"/>
          <w:sz w:val="24"/>
          <w:szCs w:val="24"/>
        </w:rPr>
        <w:t xml:space="preserve"> they found that the cause of being underweight is family education and family wealth which was aligned with our study </w:t>
      </w:r>
      <w:sdt>
        <w:sdtPr>
          <w:rPr>
            <w:rFonts w:ascii="Times New Roman" w:eastAsia="Times New Roman" w:hAnsi="Times New Roman" w:cs="Times New Roman"/>
            <w:color w:val="000000"/>
            <w:sz w:val="24"/>
            <w:szCs w:val="24"/>
          </w:rPr>
          <w:tag w:val="MENDELEY_CITATION_v3_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"/>
          <w:id w:val="-1424022275"/>
          <w:placeholder>
            <w:docPart w:val="DefaultPlaceholder_-1854013440"/>
          </w:placeholder>
        </w:sdtPr>
        <w:sdtEndPr>
          <w:rPr>
            <w:rFonts w:eastAsiaTheme="minorHAnsi"/>
          </w:rPr>
        </w:sdtEndPr>
        <w:sdtContent>
          <w:r w:rsidR="00D04EC9" w:rsidRPr="00406E3F">
            <w:rPr>
              <w:rFonts w:ascii="Times New Roman" w:hAnsi="Times New Roman" w:cs="Times New Roman"/>
              <w:color w:val="000000"/>
              <w:sz w:val="24"/>
              <w:szCs w:val="24"/>
            </w:rPr>
            <w:t>[44]</w:t>
          </w:r>
        </w:sdtContent>
      </w:sdt>
      <w:r w:rsidRPr="00406E3F">
        <w:rPr>
          <w:rFonts w:ascii="Times New Roman" w:eastAsia="Times New Roman" w:hAnsi="Times New Roman" w:cs="Times New Roman"/>
          <w:sz w:val="24"/>
          <w:szCs w:val="24"/>
        </w:rPr>
        <w:t xml:space="preserve">. In our study we found that those who were not stunned were 1.64 times more likely to participate in ECE programs. As stunned children are shorter than a normal child, it could be possible to have less interest in the parents to send their children in ECE programs as they may think their children is not enough grown to start attending school. In a study, they found that wealth index and parental education has an impact of being a child stunned </w:t>
      </w:r>
      <w:sdt>
        <w:sdtPr>
          <w:rPr>
            <w:rFonts w:ascii="Times New Roman" w:eastAsia="Times New Roman" w:hAnsi="Times New Roman" w:cs="Times New Roman"/>
            <w:color w:val="000000"/>
            <w:sz w:val="24"/>
            <w:szCs w:val="24"/>
          </w:rPr>
          <w:tag w:val="MENDELEY_CITATION_v3_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"/>
          <w:id w:val="2078626627"/>
          <w:placeholder>
            <w:docPart w:val="DefaultPlaceholder_-1854013440"/>
          </w:placeholder>
        </w:sdtPr>
        <w:sdtContent>
          <w:r w:rsidR="00D04EC9" w:rsidRPr="00406E3F">
            <w:rPr>
              <w:rFonts w:ascii="Times New Roman" w:eastAsia="Times New Roman" w:hAnsi="Times New Roman" w:cs="Times New Roman"/>
              <w:color w:val="000000"/>
              <w:sz w:val="24"/>
              <w:szCs w:val="24"/>
            </w:rPr>
            <w:t>[45]</w:t>
          </w:r>
        </w:sdtContent>
      </w:sdt>
      <w:r w:rsidRPr="00406E3F">
        <w:rPr>
          <w:rFonts w:ascii="Times New Roman" w:eastAsia="Times New Roman" w:hAnsi="Times New Roman" w:cs="Times New Roman"/>
          <w:sz w:val="24"/>
          <w:szCs w:val="24"/>
        </w:rPr>
        <w:t>. This study found that the children who were wasted were more likely to take part in ECE programs. It can be because the children may seem taller though their weight is low</w:t>
      </w:r>
      <w:r w:rsidR="006C12A0" w:rsidRPr="00406E3F">
        <w:rPr>
          <w:rFonts w:ascii="Times New Roman" w:eastAsia="Times New Roman" w:hAnsi="Times New Roman" w:cs="Times New Roman"/>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"/>
          <w:id w:val="-20627754"/>
          <w:placeholder>
            <w:docPart w:val="DefaultPlaceholder_-1854013440"/>
          </w:placeholder>
        </w:sdtPr>
        <w:sdtContent>
          <w:r w:rsidR="00D04EC9" w:rsidRPr="00406E3F">
            <w:rPr>
              <w:rFonts w:ascii="Times New Roman" w:eastAsia="Times New Roman" w:hAnsi="Times New Roman" w:cs="Times New Roman"/>
              <w:color w:val="000000"/>
              <w:sz w:val="24"/>
              <w:szCs w:val="24"/>
            </w:rPr>
            <w:t>[46]</w:t>
          </w:r>
        </w:sdtContent>
      </w:sdt>
      <w:r w:rsidRPr="00406E3F">
        <w:rPr>
          <w:rFonts w:ascii="Times New Roman" w:eastAsia="Times New Roman" w:hAnsi="Times New Roman" w:cs="Times New Roman"/>
          <w:sz w:val="24"/>
          <w:szCs w:val="24"/>
        </w:rPr>
        <w:t xml:space="preserve">. Thus, their parents think </w:t>
      </w:r>
      <w:r w:rsidRPr="00406E3F">
        <w:rPr>
          <w:rFonts w:ascii="Times New Roman" w:eastAsia="Times New Roman" w:hAnsi="Times New Roman" w:cs="Times New Roman"/>
          <w:sz w:val="24"/>
          <w:szCs w:val="24"/>
        </w:rPr>
        <w:lastRenderedPageBreak/>
        <w:t xml:space="preserve">that their child may be big enough to start attending school. From our study we see that 26% of children who were wasted were more likely to enroll in ECE programs. </w:t>
      </w:r>
    </w:p>
    <w:p w14:paraId="23A4597A" w14:textId="179C8DEF" w:rsidR="006B1396" w:rsidRPr="00406E3F" w:rsidRDefault="00750819" w:rsidP="000A65CD">
      <w:pPr>
        <w:spacing w:before="240" w:after="0" w:line="48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6 </w:t>
      </w:r>
      <w:commentRangeStart w:id="36"/>
      <w:r w:rsidR="006B1396" w:rsidRPr="00406E3F">
        <w:rPr>
          <w:rFonts w:ascii="Times New Roman" w:eastAsia="Times New Roman" w:hAnsi="Times New Roman" w:cs="Times New Roman"/>
          <w:b/>
          <w:bCs/>
          <w:color w:val="000000"/>
          <w:sz w:val="24"/>
          <w:szCs w:val="24"/>
        </w:rPr>
        <w:t>Recommendations</w:t>
      </w:r>
      <w:commentRangeEnd w:id="36"/>
      <w:r w:rsidR="00DB0D38">
        <w:rPr>
          <w:rStyle w:val="CommentReference"/>
        </w:rPr>
        <w:commentReference w:id="36"/>
      </w:r>
      <w:r w:rsidR="006B1396" w:rsidRPr="00406E3F">
        <w:rPr>
          <w:rFonts w:ascii="Times New Roman" w:eastAsia="Times New Roman" w:hAnsi="Times New Roman" w:cs="Times New Roman"/>
          <w:b/>
          <w:bCs/>
          <w:color w:val="000000"/>
          <w:sz w:val="24"/>
          <w:szCs w:val="24"/>
        </w:rPr>
        <w:t>:</w:t>
      </w:r>
    </w:p>
    <w:p w14:paraId="0364D8E9" w14:textId="5C65A449" w:rsidR="005B0C43" w:rsidRPr="00406E3F" w:rsidRDefault="005B0C43" w:rsidP="000A65CD">
      <w:pPr>
        <w:spacing w:before="240" w:after="0" w:line="480" w:lineRule="auto"/>
        <w:ind w:firstLine="720"/>
        <w:jc w:val="both"/>
        <w:rPr>
          <w:rFonts w:ascii="Times New Roman" w:eastAsia="Times New Roman" w:hAnsi="Times New Roman" w:cs="Times New Roman"/>
          <w:sz w:val="24"/>
          <w:szCs w:val="24"/>
        </w:rPr>
      </w:pPr>
      <w:r w:rsidRPr="00406E3F">
        <w:rPr>
          <w:rFonts w:ascii="Times New Roman" w:eastAsia="Times New Roman" w:hAnsi="Times New Roman" w:cs="Times New Roman"/>
          <w:color w:val="000000"/>
          <w:sz w:val="24"/>
          <w:szCs w:val="24"/>
        </w:rPr>
        <w:t xml:space="preserve">Some countries like Ethiopia, Zambia, Tanzania, Kenya, Nigeria, South Africa, etc. has taken various types of policy to increase the rate of participation in </w:t>
      </w:r>
      <w:r w:rsidRPr="00406E3F">
        <w:rPr>
          <w:rFonts w:ascii="Times New Roman" w:eastAsia="Times New Roman" w:hAnsi="Times New Roman" w:cs="Times New Roman"/>
          <w:sz w:val="24"/>
          <w:szCs w:val="24"/>
        </w:rPr>
        <w:t xml:space="preserve">ECE programs. Like in South Africa ECE programs was considered the basic part of education and they set a goal that those entering Grade One in 2010 would have finished their reception year </w:t>
      </w:r>
      <w:sdt>
        <w:sdtPr>
          <w:rPr>
            <w:rFonts w:ascii="Times New Roman" w:eastAsia="Times New Roman" w:hAnsi="Times New Roman" w:cs="Times New Roman"/>
            <w:color w:val="000000"/>
            <w:sz w:val="24"/>
            <w:szCs w:val="24"/>
          </w:rPr>
          <w:tag w:val="MENDELEY_CITATION_v3_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"/>
          <w:id w:val="-1200153892"/>
          <w:placeholder>
            <w:docPart w:val="86759940C3ED459AAC9426C78861A3B1"/>
          </w:placeholder>
        </w:sdtPr>
        <w:sdtEndPr>
          <w:rPr>
            <w:rFonts w:eastAsiaTheme="minorHAnsi"/>
          </w:rPr>
        </w:sdtEndPr>
        <w:sdtContent>
          <w:r w:rsidR="00D04EC9" w:rsidRPr="00406E3F">
            <w:rPr>
              <w:rFonts w:ascii="Times New Roman" w:hAnsi="Times New Roman" w:cs="Times New Roman"/>
              <w:color w:val="000000"/>
              <w:sz w:val="24"/>
              <w:szCs w:val="24"/>
            </w:rPr>
            <w:t>[47]</w:t>
          </w:r>
        </w:sdtContent>
      </w:sdt>
      <w:r w:rsidRPr="00406E3F">
        <w:rPr>
          <w:rFonts w:ascii="Times New Roman" w:eastAsia="Times New Roman" w:hAnsi="Times New Roman" w:cs="Times New Roman"/>
          <w:sz w:val="24"/>
          <w:szCs w:val="24"/>
        </w:rPr>
        <w:t>. A</w:t>
      </w:r>
      <w:r w:rsidRPr="00406E3F">
        <w:rPr>
          <w:rFonts w:ascii="Times New Roman" w:eastAsia="Times New Roman" w:hAnsi="Times New Roman" w:cs="Times New Roman"/>
          <w:color w:val="000000"/>
          <w:sz w:val="24"/>
          <w:szCs w:val="24"/>
        </w:rPr>
        <w:t xml:space="preserve">gain, personnel training for parents and caregivers, as well as curriculum development, has been provided in various nations. Our country also can set some goals to improve the participation in </w:t>
      </w:r>
      <w:r w:rsidRPr="00406E3F">
        <w:rPr>
          <w:rFonts w:ascii="Times New Roman" w:eastAsia="Times New Roman" w:hAnsi="Times New Roman" w:cs="Times New Roman"/>
          <w:sz w:val="24"/>
          <w:szCs w:val="24"/>
        </w:rPr>
        <w:t>ECE programs</w:t>
      </w:r>
      <w:r w:rsidRPr="00406E3F">
        <w:rPr>
          <w:rFonts w:ascii="Times New Roman" w:eastAsia="Times New Roman" w:hAnsi="Times New Roman" w:cs="Times New Roman"/>
          <w:color w:val="000000"/>
          <w:sz w:val="24"/>
          <w:szCs w:val="24"/>
        </w:rPr>
        <w:t xml:space="preserve"> by developing such policies, making some Govt. and private NGO for this and by the help of UNICEF. More research on the implementation of </w:t>
      </w:r>
      <w:r w:rsidRPr="00406E3F">
        <w:rPr>
          <w:rFonts w:ascii="Times New Roman" w:eastAsia="Times New Roman" w:hAnsi="Times New Roman" w:cs="Times New Roman"/>
          <w:sz w:val="24"/>
          <w:szCs w:val="24"/>
        </w:rPr>
        <w:t>ECE programs</w:t>
      </w:r>
      <w:r w:rsidRPr="00406E3F">
        <w:rPr>
          <w:rFonts w:ascii="Times New Roman" w:eastAsia="Times New Roman" w:hAnsi="Times New Roman" w:cs="Times New Roman"/>
          <w:color w:val="000000"/>
          <w:sz w:val="24"/>
          <w:szCs w:val="24"/>
        </w:rPr>
        <w:t xml:space="preserve"> policies throughout Asia and beyond is also needed to know from successful procedures, implementation structures, and methods so that governments can better promote the healthy growth, development, and learning of young children.</w:t>
      </w:r>
      <w:r w:rsidRPr="00406E3F">
        <w:rPr>
          <w:rFonts w:ascii="Times New Roman" w:eastAsia="Times New Roman" w:hAnsi="Times New Roman" w:cs="Times New Roman"/>
          <w:sz w:val="24"/>
          <w:szCs w:val="24"/>
        </w:rPr>
        <w:t xml:space="preserve"> </w:t>
      </w:r>
    </w:p>
    <w:p w14:paraId="28116E92" w14:textId="77777777" w:rsidR="00406E3F" w:rsidRPr="00406E3F" w:rsidRDefault="00406E3F" w:rsidP="000A65CD">
      <w:pPr>
        <w:pBdr>
          <w:top w:val="nil"/>
          <w:left w:val="nil"/>
          <w:bottom w:val="nil"/>
          <w:right w:val="nil"/>
          <w:between w:val="nil"/>
        </w:pBdr>
        <w:spacing w:after="0" w:line="480" w:lineRule="auto"/>
        <w:jc w:val="both"/>
        <w:rPr>
          <w:rFonts w:ascii="Times New Roman" w:eastAsia="Times New Roman" w:hAnsi="Times New Roman" w:cs="Times New Roman"/>
          <w:b/>
          <w:bCs/>
          <w:color w:val="000000"/>
          <w:sz w:val="24"/>
          <w:szCs w:val="24"/>
        </w:rPr>
      </w:pPr>
    </w:p>
    <w:p w14:paraId="758AFD0C" w14:textId="69B8B8E7" w:rsidR="005B0C43" w:rsidRPr="00406E3F" w:rsidRDefault="00750819" w:rsidP="000A65CD">
      <w:pPr>
        <w:pBdr>
          <w:top w:val="nil"/>
          <w:left w:val="nil"/>
          <w:bottom w:val="nil"/>
          <w:right w:val="nil"/>
          <w:between w:val="nil"/>
        </w:pBdr>
        <w:spacing w:after="0" w:line="48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7 </w:t>
      </w:r>
      <w:r w:rsidR="005B0C43" w:rsidRPr="00406E3F">
        <w:rPr>
          <w:rFonts w:ascii="Times New Roman" w:eastAsia="Times New Roman" w:hAnsi="Times New Roman" w:cs="Times New Roman"/>
          <w:b/>
          <w:bCs/>
          <w:color w:val="000000"/>
          <w:sz w:val="24"/>
          <w:szCs w:val="24"/>
        </w:rPr>
        <w:t>Limitations:</w:t>
      </w:r>
    </w:p>
    <w:p w14:paraId="2EEE1C8F" w14:textId="79A9E900" w:rsidR="005B0C43" w:rsidRPr="00406E3F" w:rsidRDefault="005B0C43" w:rsidP="000A65CD">
      <w:pPr>
        <w:pBdr>
          <w:top w:val="nil"/>
          <w:left w:val="nil"/>
          <w:bottom w:val="nil"/>
          <w:right w:val="nil"/>
          <w:between w:val="nil"/>
        </w:pBdr>
        <w:spacing w:after="0" w:line="480" w:lineRule="auto"/>
        <w:ind w:firstLine="450"/>
        <w:jc w:val="both"/>
        <w:rPr>
          <w:rFonts w:ascii="Times New Roman" w:eastAsia="Times New Roman" w:hAnsi="Times New Roman" w:cs="Times New Roman"/>
          <w:color w:val="000000"/>
          <w:sz w:val="24"/>
          <w:szCs w:val="24"/>
        </w:rPr>
      </w:pPr>
      <w:r w:rsidRPr="00406E3F">
        <w:rPr>
          <w:rFonts w:ascii="Times New Roman" w:eastAsia="Times New Roman" w:hAnsi="Times New Roman" w:cs="Times New Roman"/>
          <w:color w:val="000000"/>
          <w:sz w:val="24"/>
          <w:szCs w:val="24"/>
        </w:rPr>
        <w:t>This study relies on secondary data. Cross-sectional study design has been employed in this study. A cross-sectional study is ideally a study to determine the distribution (prevalence) of an interest quantity in a target population at a specific point in time (or the joint distribution of several values). This type of study has several flaws, including the inability to estimate risk or determine incidence. Moreover, as secondary data is used there can be some errors during data collection which may cause some variation in the results.</w:t>
      </w:r>
    </w:p>
    <w:p w14:paraId="7F798CAE" w14:textId="0F6C0370" w:rsidR="000D11A1" w:rsidRPr="00406E3F" w:rsidRDefault="00750819" w:rsidP="000A65CD">
      <w:pPr>
        <w:spacing w:before="240"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8 </w:t>
      </w:r>
      <w:r w:rsidR="000D11A1" w:rsidRPr="00406E3F">
        <w:rPr>
          <w:rFonts w:ascii="Times New Roman" w:eastAsia="Times New Roman" w:hAnsi="Times New Roman" w:cs="Times New Roman"/>
          <w:b/>
          <w:sz w:val="24"/>
          <w:szCs w:val="24"/>
        </w:rPr>
        <w:t>Conclusions</w:t>
      </w:r>
      <w:r w:rsidR="00E827FD" w:rsidRPr="00406E3F">
        <w:rPr>
          <w:rFonts w:ascii="Times New Roman" w:eastAsia="Times New Roman" w:hAnsi="Times New Roman" w:cs="Times New Roman"/>
          <w:b/>
          <w:sz w:val="24"/>
          <w:szCs w:val="24"/>
        </w:rPr>
        <w:t>:</w:t>
      </w:r>
    </w:p>
    <w:p w14:paraId="0C6552F9" w14:textId="77777777" w:rsidR="00DB0D38" w:rsidRDefault="00DB0D38" w:rsidP="000A65CD">
      <w:pPr>
        <w:spacing w:before="240" w:after="0" w:line="480" w:lineRule="auto"/>
        <w:ind w:firstLine="450"/>
        <w:jc w:val="both"/>
        <w:rPr>
          <w:ins w:id="37" w:author="User" w:date="2024-08-21T11:45:00Z"/>
          <w:rFonts w:ascii="Times New Roman" w:eastAsia="Times New Roman" w:hAnsi="Times New Roman" w:cs="Times New Roman"/>
          <w:color w:val="000000"/>
          <w:sz w:val="24"/>
          <w:szCs w:val="24"/>
        </w:rPr>
      </w:pPr>
      <w:ins w:id="38" w:author="User" w:date="2024-08-21T11:45:00Z">
        <w:r w:rsidRPr="00DB0D38">
          <w:rPr>
            <w:rFonts w:ascii="Times New Roman" w:eastAsia="Times New Roman" w:hAnsi="Times New Roman" w:cs="Times New Roman"/>
            <w:color w:val="000000"/>
            <w:sz w:val="24"/>
            <w:szCs w:val="24"/>
          </w:rPr>
          <w:t>he analysis reveals that age, maternal education, household environment, and nutritional status are key factors influencing early childhood education (ECE) participation. Older children, those with more educated mothers, and those in households with books are more likely to participate in ECE. Additionally, children who are not underweight or stunted have higher participation rates. However, Bengali ethnicity appears to be associated with lower odds of ECE participation. These findings highlight the importance of targeted interventions to address disparities in ECE access.</w:t>
        </w:r>
        <w:r w:rsidRPr="00DB0D38" w:rsidDel="00DB0D38">
          <w:rPr>
            <w:rFonts w:ascii="Times New Roman" w:eastAsia="Times New Roman" w:hAnsi="Times New Roman" w:cs="Times New Roman"/>
            <w:color w:val="000000"/>
            <w:sz w:val="24"/>
            <w:szCs w:val="24"/>
          </w:rPr>
          <w:t xml:space="preserve"> </w:t>
        </w:r>
      </w:ins>
    </w:p>
    <w:p w14:paraId="58885ECA" w14:textId="262CCF82" w:rsidR="005B0C43" w:rsidRPr="00406E3F" w:rsidDel="00DB0D38" w:rsidRDefault="000D11A1" w:rsidP="000A65CD">
      <w:pPr>
        <w:spacing w:before="240" w:after="0" w:line="480" w:lineRule="auto"/>
        <w:ind w:firstLine="450"/>
        <w:jc w:val="both"/>
        <w:rPr>
          <w:del w:id="39" w:author="User" w:date="2024-08-21T11:45:00Z"/>
          <w:rFonts w:ascii="Times New Roman" w:eastAsia="Times New Roman" w:hAnsi="Times New Roman" w:cs="Times New Roman"/>
          <w:color w:val="000000"/>
          <w:sz w:val="24"/>
          <w:szCs w:val="24"/>
        </w:rPr>
      </w:pPr>
      <w:del w:id="40" w:author="User" w:date="2024-08-21T11:45:00Z">
        <w:r w:rsidRPr="00406E3F" w:rsidDel="00DB0D38">
          <w:rPr>
            <w:rFonts w:ascii="Times New Roman" w:eastAsia="Times New Roman" w:hAnsi="Times New Roman" w:cs="Times New Roman"/>
            <w:color w:val="000000"/>
            <w:sz w:val="24"/>
            <w:szCs w:val="24"/>
          </w:rPr>
          <w:delText xml:space="preserve">To increase the participation in </w:delText>
        </w:r>
        <w:r w:rsidRPr="00406E3F" w:rsidDel="00DB0D38">
          <w:rPr>
            <w:rFonts w:ascii="Times New Roman" w:eastAsia="Times New Roman" w:hAnsi="Times New Roman" w:cs="Times New Roman"/>
            <w:sz w:val="24"/>
            <w:szCs w:val="24"/>
          </w:rPr>
          <w:delText>ECE programs</w:delText>
        </w:r>
        <w:r w:rsidRPr="00406E3F" w:rsidDel="00DB0D38">
          <w:rPr>
            <w:rFonts w:ascii="Times New Roman" w:eastAsia="Times New Roman" w:hAnsi="Times New Roman" w:cs="Times New Roman"/>
            <w:color w:val="000000"/>
            <w:sz w:val="24"/>
            <w:szCs w:val="24"/>
          </w:rPr>
          <w:delText xml:space="preserve"> it should focus on some areas like health factors, mother’s education, and some </w:delText>
        </w:r>
        <w:r w:rsidRPr="00406E3F" w:rsidDel="00DB0D38">
          <w:rPr>
            <w:rFonts w:ascii="Times New Roman" w:eastAsia="Times New Roman" w:hAnsi="Times New Roman" w:cs="Times New Roman"/>
            <w:sz w:val="24"/>
            <w:szCs w:val="24"/>
          </w:rPr>
          <w:delText>other socioeconomic factors</w:delText>
        </w:r>
        <w:r w:rsidRPr="00406E3F" w:rsidDel="00DB0D38">
          <w:rPr>
            <w:rFonts w:ascii="Times New Roman" w:eastAsia="Times New Roman" w:hAnsi="Times New Roman" w:cs="Times New Roman"/>
            <w:color w:val="000000"/>
            <w:sz w:val="24"/>
            <w:szCs w:val="24"/>
          </w:rPr>
          <w:delText xml:space="preserve">. </w:delText>
        </w:r>
        <w:r w:rsidR="00EA5BED" w:rsidRPr="00EA5BED" w:rsidDel="00DB0D38">
          <w:rPr>
            <w:rFonts w:ascii="Times New Roman" w:eastAsia="Times New Roman" w:hAnsi="Times New Roman" w:cs="Times New Roman"/>
            <w:color w:val="000000"/>
            <w:sz w:val="24"/>
            <w:szCs w:val="24"/>
          </w:rPr>
          <w:delText>For optimal development, children require active stimulation and interaction with others, which is precisely where early childhood education proves most beneficial.</w:delText>
        </w:r>
        <w:r w:rsidR="00EA5BED" w:rsidDel="00DB0D38">
          <w:rPr>
            <w:rFonts w:ascii="Times New Roman" w:eastAsia="Times New Roman" w:hAnsi="Times New Roman" w:cs="Times New Roman"/>
            <w:color w:val="000000"/>
            <w:sz w:val="24"/>
            <w:szCs w:val="24"/>
          </w:rPr>
          <w:delText xml:space="preserve"> </w:delText>
        </w:r>
        <w:r w:rsidRPr="00406E3F" w:rsidDel="00DB0D38">
          <w:rPr>
            <w:rFonts w:ascii="Times New Roman" w:eastAsia="Times New Roman" w:hAnsi="Times New Roman" w:cs="Times New Roman"/>
            <w:color w:val="000000"/>
            <w:sz w:val="24"/>
            <w:szCs w:val="24"/>
          </w:rPr>
          <w:delText xml:space="preserve">Social awareness for child health, parental awareness, children health knowledge etc. should be more spread out to both urban and rural area’s people. Mass media, television programs, </w:delText>
        </w:r>
        <w:r w:rsidRPr="00406E3F" w:rsidDel="00DB0D38">
          <w:rPr>
            <w:rFonts w:ascii="Times New Roman" w:eastAsia="Times New Roman" w:hAnsi="Times New Roman" w:cs="Times New Roman"/>
            <w:sz w:val="24"/>
            <w:szCs w:val="24"/>
          </w:rPr>
          <w:delText>and the internet</w:delText>
        </w:r>
        <w:r w:rsidRPr="00406E3F" w:rsidDel="00DB0D38">
          <w:rPr>
            <w:rFonts w:ascii="Times New Roman" w:eastAsia="Times New Roman" w:hAnsi="Times New Roman" w:cs="Times New Roman"/>
            <w:color w:val="000000"/>
            <w:sz w:val="24"/>
            <w:szCs w:val="24"/>
          </w:rPr>
          <w:delText xml:space="preserve"> can be used for this. </w:delText>
        </w:r>
        <w:r w:rsidRPr="00406E3F" w:rsidDel="00DB0D38">
          <w:rPr>
            <w:rFonts w:ascii="Times New Roman" w:eastAsia="Times New Roman" w:hAnsi="Times New Roman" w:cs="Times New Roman"/>
            <w:sz w:val="24"/>
            <w:szCs w:val="24"/>
          </w:rPr>
          <w:delText>Moreover, in our study we have seen that mother education is an important factor. In Asia subcontinent early marriage(girls), less education for girls is a common factor. Peop</w:delText>
        </w:r>
        <w:r w:rsidRPr="00406E3F" w:rsidDel="00DB0D38">
          <w:rPr>
            <w:rFonts w:ascii="Times New Roman" w:eastAsia="Times New Roman" w:hAnsi="Times New Roman" w:cs="Times New Roman"/>
            <w:color w:val="000000"/>
            <w:sz w:val="24"/>
            <w:szCs w:val="24"/>
          </w:rPr>
          <w:delText xml:space="preserve">le should be more aware about girls’ education as this may help to increase the </w:delText>
        </w:r>
        <w:r w:rsidRPr="00406E3F" w:rsidDel="00DB0D38">
          <w:rPr>
            <w:rFonts w:ascii="Times New Roman" w:eastAsia="Times New Roman" w:hAnsi="Times New Roman" w:cs="Times New Roman"/>
            <w:sz w:val="24"/>
            <w:szCs w:val="24"/>
          </w:rPr>
          <w:delText>ECE programs</w:delText>
        </w:r>
        <w:r w:rsidRPr="00406E3F" w:rsidDel="00DB0D38">
          <w:rPr>
            <w:rFonts w:ascii="Times New Roman" w:eastAsia="Times New Roman" w:hAnsi="Times New Roman" w:cs="Times New Roman"/>
            <w:color w:val="000000"/>
            <w:sz w:val="24"/>
            <w:szCs w:val="24"/>
          </w:rPr>
          <w:delText xml:space="preserve"> very significantly.</w:delText>
        </w:r>
      </w:del>
    </w:p>
    <w:p w14:paraId="194DEF75" w14:textId="3D09C05D" w:rsidR="00E827FD" w:rsidRPr="00406E3F" w:rsidRDefault="00E827FD" w:rsidP="000A65CD">
      <w:pPr>
        <w:spacing w:after="0" w:line="259" w:lineRule="auto"/>
        <w:rPr>
          <w:rFonts w:ascii="Times New Roman" w:eastAsia="Times New Roman" w:hAnsi="Times New Roman" w:cs="Times New Roman"/>
          <w:b/>
          <w:color w:val="222222"/>
          <w:sz w:val="24"/>
          <w:szCs w:val="24"/>
          <w:highlight w:val="white"/>
        </w:rPr>
      </w:pPr>
    </w:p>
    <w:p w14:paraId="2C522215" w14:textId="7906EA0D" w:rsidR="000D11A1" w:rsidRPr="00406E3F" w:rsidRDefault="000D11A1" w:rsidP="000A65CD">
      <w:pPr>
        <w:spacing w:after="0" w:line="480" w:lineRule="auto"/>
        <w:jc w:val="both"/>
        <w:rPr>
          <w:rFonts w:ascii="Times New Roman" w:eastAsia="Times New Roman" w:hAnsi="Times New Roman" w:cs="Times New Roman"/>
          <w:b/>
          <w:color w:val="222222"/>
          <w:sz w:val="24"/>
          <w:szCs w:val="24"/>
          <w:highlight w:val="white"/>
        </w:rPr>
      </w:pPr>
      <w:r w:rsidRPr="00406E3F">
        <w:rPr>
          <w:rFonts w:ascii="Times New Roman" w:eastAsia="Times New Roman" w:hAnsi="Times New Roman" w:cs="Times New Roman"/>
          <w:b/>
          <w:color w:val="222222"/>
          <w:sz w:val="24"/>
          <w:szCs w:val="24"/>
          <w:highlight w:val="white"/>
        </w:rPr>
        <w:t>Abbreviations</w:t>
      </w:r>
    </w:p>
    <w:p w14:paraId="65F24130" w14:textId="77777777" w:rsidR="000D11A1" w:rsidRPr="00406E3F" w:rsidRDefault="000D11A1" w:rsidP="000A65CD">
      <w:pPr>
        <w:spacing w:after="0" w:line="480" w:lineRule="auto"/>
        <w:jc w:val="both"/>
        <w:rPr>
          <w:rFonts w:ascii="Times New Roman" w:eastAsia="Times New Roman" w:hAnsi="Times New Roman" w:cs="Times New Roman"/>
          <w:color w:val="222222"/>
          <w:sz w:val="24"/>
          <w:szCs w:val="24"/>
          <w:highlight w:val="white"/>
        </w:rPr>
      </w:pPr>
      <w:r w:rsidRPr="00406E3F">
        <w:rPr>
          <w:rFonts w:ascii="Times New Roman" w:eastAsia="Times New Roman" w:hAnsi="Times New Roman" w:cs="Times New Roman"/>
          <w:color w:val="222222"/>
          <w:sz w:val="24"/>
          <w:szCs w:val="24"/>
          <w:highlight w:val="white"/>
        </w:rPr>
        <w:t>There are several kinds of abbreviations used in this study. They are given following:</w:t>
      </w:r>
    </w:p>
    <w:p w14:paraId="19BBCC2B" w14:textId="77777777" w:rsidR="000D11A1" w:rsidRPr="00406E3F" w:rsidRDefault="000D11A1" w:rsidP="000A65CD">
      <w:pPr>
        <w:numPr>
          <w:ilvl w:val="0"/>
          <w:numId w:val="2"/>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406E3F">
        <w:rPr>
          <w:rFonts w:ascii="Times New Roman" w:eastAsia="Times New Roman" w:hAnsi="Times New Roman" w:cs="Times New Roman"/>
          <w:color w:val="000000"/>
          <w:sz w:val="24"/>
          <w:szCs w:val="24"/>
        </w:rPr>
        <w:t>ECE: Early Childhood Education</w:t>
      </w:r>
    </w:p>
    <w:p w14:paraId="54945F84" w14:textId="77777777" w:rsidR="000D11A1" w:rsidRPr="00406E3F" w:rsidRDefault="000D11A1" w:rsidP="000A65CD">
      <w:pPr>
        <w:numPr>
          <w:ilvl w:val="0"/>
          <w:numId w:val="2"/>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406E3F">
        <w:rPr>
          <w:rFonts w:ascii="Times New Roman" w:eastAsia="Times New Roman" w:hAnsi="Times New Roman" w:cs="Times New Roman"/>
          <w:color w:val="000000"/>
          <w:sz w:val="24"/>
          <w:szCs w:val="24"/>
        </w:rPr>
        <w:t xml:space="preserve">MICS: Multiple Indicator Cluster Survey </w:t>
      </w:r>
    </w:p>
    <w:p w14:paraId="5E903B69" w14:textId="77777777" w:rsidR="000D11A1" w:rsidRPr="00406E3F" w:rsidRDefault="000D11A1" w:rsidP="000A65CD">
      <w:pPr>
        <w:numPr>
          <w:ilvl w:val="0"/>
          <w:numId w:val="2"/>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406E3F">
        <w:rPr>
          <w:rFonts w:ascii="Times New Roman" w:eastAsia="Times New Roman" w:hAnsi="Times New Roman" w:cs="Times New Roman"/>
          <w:color w:val="000000"/>
          <w:sz w:val="24"/>
          <w:szCs w:val="24"/>
        </w:rPr>
        <w:t>BBS: Bangladesh Bureau of Statistics</w:t>
      </w:r>
    </w:p>
    <w:p w14:paraId="7496B129" w14:textId="77777777" w:rsidR="000D11A1" w:rsidRPr="00406E3F" w:rsidRDefault="000D11A1" w:rsidP="000A65CD">
      <w:pPr>
        <w:numPr>
          <w:ilvl w:val="0"/>
          <w:numId w:val="2"/>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406E3F">
        <w:rPr>
          <w:rFonts w:ascii="Times New Roman" w:eastAsia="Times New Roman" w:hAnsi="Times New Roman" w:cs="Times New Roman"/>
          <w:color w:val="000000"/>
          <w:sz w:val="24"/>
          <w:szCs w:val="24"/>
        </w:rPr>
        <w:t>AUROC: Area under the receiver Operating Characteristic curve</w:t>
      </w:r>
    </w:p>
    <w:p w14:paraId="228C7A50" w14:textId="77777777" w:rsidR="000D11A1" w:rsidRPr="00406E3F" w:rsidRDefault="000D11A1" w:rsidP="000A65CD">
      <w:pPr>
        <w:numPr>
          <w:ilvl w:val="0"/>
          <w:numId w:val="2"/>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406E3F">
        <w:rPr>
          <w:rFonts w:ascii="Times New Roman" w:eastAsia="Times New Roman" w:hAnsi="Times New Roman" w:cs="Times New Roman"/>
          <w:color w:val="000000"/>
          <w:sz w:val="24"/>
          <w:szCs w:val="24"/>
        </w:rPr>
        <w:t>OR: Odds Ratio</w:t>
      </w:r>
    </w:p>
    <w:p w14:paraId="023D1EF1" w14:textId="77777777" w:rsidR="000D11A1" w:rsidRPr="00406E3F" w:rsidRDefault="000D11A1" w:rsidP="000A65CD">
      <w:pPr>
        <w:numPr>
          <w:ilvl w:val="0"/>
          <w:numId w:val="2"/>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406E3F">
        <w:rPr>
          <w:rFonts w:ascii="Times New Roman" w:eastAsia="Times New Roman" w:hAnsi="Times New Roman" w:cs="Times New Roman"/>
          <w:color w:val="000000"/>
          <w:sz w:val="24"/>
          <w:szCs w:val="24"/>
        </w:rPr>
        <w:t xml:space="preserve">VIF: Variance inflation factor </w:t>
      </w:r>
    </w:p>
    <w:p w14:paraId="7DD8A8C9" w14:textId="77777777" w:rsidR="000D11A1" w:rsidRPr="00406E3F" w:rsidRDefault="000D11A1" w:rsidP="000A65CD">
      <w:pPr>
        <w:numPr>
          <w:ilvl w:val="0"/>
          <w:numId w:val="2"/>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406E3F">
        <w:rPr>
          <w:rFonts w:ascii="Times New Roman" w:eastAsia="Times New Roman" w:hAnsi="Times New Roman" w:cs="Times New Roman"/>
          <w:color w:val="000000"/>
          <w:sz w:val="24"/>
          <w:szCs w:val="24"/>
        </w:rPr>
        <w:t>AUC: Area Under the Curve</w:t>
      </w:r>
    </w:p>
    <w:p w14:paraId="4FFC0F6A" w14:textId="77777777" w:rsidR="002D602E" w:rsidRPr="002D602E" w:rsidRDefault="002D602E" w:rsidP="002D602E">
      <w:pPr>
        <w:spacing w:line="360" w:lineRule="auto"/>
        <w:rPr>
          <w:rFonts w:ascii="Times New Roman" w:hAnsi="Times New Roman" w:cs="Times New Roman"/>
          <w:sz w:val="24"/>
          <w:szCs w:val="24"/>
        </w:rPr>
      </w:pPr>
      <w:bookmarkStart w:id="41" w:name="_Toc135793123"/>
      <w:bookmarkStart w:id="42" w:name="_Toc142317521"/>
      <w:bookmarkEnd w:id="1"/>
    </w:p>
    <w:bookmarkEnd w:id="41"/>
    <w:bookmarkEnd w:id="42"/>
    <w:p w14:paraId="30600CF6" w14:textId="77777777" w:rsidR="002D602E" w:rsidRPr="002D602E" w:rsidRDefault="002D602E" w:rsidP="002D602E">
      <w:pPr>
        <w:spacing w:line="360" w:lineRule="auto"/>
        <w:rPr>
          <w:rFonts w:ascii="Times New Roman" w:hAnsi="Times New Roman" w:cs="Times New Roman"/>
          <w:b/>
          <w:bCs/>
          <w:sz w:val="24"/>
          <w:szCs w:val="24"/>
        </w:rPr>
      </w:pPr>
      <w:r w:rsidRPr="002D602E">
        <w:rPr>
          <w:rFonts w:ascii="Times New Roman" w:hAnsi="Times New Roman" w:cs="Times New Roman"/>
          <w:b/>
          <w:bCs/>
          <w:sz w:val="24"/>
          <w:szCs w:val="24"/>
        </w:rPr>
        <w:t>Data sharing statement</w:t>
      </w:r>
    </w:p>
    <w:p w14:paraId="6FDE09D6" w14:textId="77777777" w:rsidR="002D602E" w:rsidRPr="002D602E" w:rsidRDefault="002D602E" w:rsidP="002D602E">
      <w:pPr>
        <w:spacing w:line="360" w:lineRule="auto"/>
        <w:rPr>
          <w:rFonts w:ascii="Times New Roman" w:hAnsi="Times New Roman" w:cs="Times New Roman"/>
          <w:sz w:val="24"/>
          <w:szCs w:val="24"/>
        </w:rPr>
      </w:pPr>
      <w:r w:rsidRPr="002D602E">
        <w:rPr>
          <w:rFonts w:ascii="Times New Roman" w:hAnsi="Times New Roman" w:cs="Times New Roman"/>
          <w:sz w:val="24"/>
          <w:szCs w:val="24"/>
        </w:rPr>
        <w:t>The MICS datasets used in the analysis are available to the public upon request. More information about the MICS program, as well as access to the survey datasets, may be obtained at https://mics.unicef.org/.</w:t>
      </w:r>
      <w:bookmarkStart w:id="43" w:name="_Toc135793126"/>
      <w:bookmarkStart w:id="44" w:name="_Toc142317524"/>
    </w:p>
    <w:p w14:paraId="342C5A18" w14:textId="77777777" w:rsidR="002D602E" w:rsidRPr="002D602E" w:rsidRDefault="002D602E" w:rsidP="002D602E">
      <w:pPr>
        <w:spacing w:line="360" w:lineRule="auto"/>
        <w:rPr>
          <w:rFonts w:ascii="Times New Roman" w:hAnsi="Times New Roman" w:cs="Times New Roman"/>
          <w:b/>
          <w:bCs/>
          <w:sz w:val="24"/>
          <w:szCs w:val="24"/>
        </w:rPr>
      </w:pPr>
      <w:r w:rsidRPr="002D602E">
        <w:rPr>
          <w:rFonts w:ascii="Times New Roman" w:hAnsi="Times New Roman" w:cs="Times New Roman"/>
          <w:b/>
          <w:bCs/>
          <w:sz w:val="24"/>
          <w:szCs w:val="24"/>
        </w:rPr>
        <w:t>Competing interests</w:t>
      </w:r>
      <w:bookmarkEnd w:id="43"/>
      <w:bookmarkEnd w:id="44"/>
    </w:p>
    <w:p w14:paraId="38F3BA29" w14:textId="7E5D8BAB" w:rsidR="002D602E" w:rsidRPr="002D602E" w:rsidRDefault="002D602E" w:rsidP="002D602E">
      <w:pPr>
        <w:spacing w:line="360" w:lineRule="auto"/>
        <w:rPr>
          <w:rFonts w:ascii="Times New Roman" w:hAnsi="Times New Roman" w:cs="Times New Roman"/>
          <w:sz w:val="24"/>
          <w:szCs w:val="24"/>
        </w:rPr>
      </w:pPr>
      <w:r w:rsidRPr="002D602E">
        <w:rPr>
          <w:rFonts w:ascii="Times New Roman" w:hAnsi="Times New Roman" w:cs="Times New Roman"/>
          <w:sz w:val="24"/>
          <w:szCs w:val="24"/>
        </w:rPr>
        <w:lastRenderedPageBreak/>
        <w:t>The authors declare that they have no competing interests.</w:t>
      </w:r>
    </w:p>
    <w:p w14:paraId="793990BB" w14:textId="77777777" w:rsidR="002D602E" w:rsidRPr="002D602E" w:rsidRDefault="002D602E" w:rsidP="002D602E">
      <w:pPr>
        <w:spacing w:line="360" w:lineRule="auto"/>
        <w:rPr>
          <w:rFonts w:ascii="Times New Roman" w:hAnsi="Times New Roman" w:cs="Times New Roman"/>
          <w:b/>
          <w:bCs/>
          <w:sz w:val="24"/>
          <w:szCs w:val="24"/>
        </w:rPr>
      </w:pPr>
      <w:r w:rsidRPr="002D602E">
        <w:rPr>
          <w:rFonts w:ascii="Times New Roman" w:hAnsi="Times New Roman" w:cs="Times New Roman"/>
          <w:b/>
          <w:bCs/>
          <w:sz w:val="24"/>
          <w:szCs w:val="24"/>
        </w:rPr>
        <w:t>Acknowledgement</w:t>
      </w:r>
    </w:p>
    <w:p w14:paraId="30724DF8" w14:textId="77777777" w:rsidR="002D602E" w:rsidRPr="002D602E" w:rsidRDefault="002D602E" w:rsidP="002D602E">
      <w:pPr>
        <w:spacing w:line="360" w:lineRule="auto"/>
        <w:rPr>
          <w:rFonts w:ascii="Times New Roman" w:hAnsi="Times New Roman" w:cs="Times New Roman"/>
          <w:sz w:val="24"/>
          <w:szCs w:val="24"/>
          <w:lang w:bidi="bn-IN"/>
        </w:rPr>
      </w:pPr>
      <w:r w:rsidRPr="002D602E">
        <w:rPr>
          <w:rFonts w:ascii="Times New Roman" w:hAnsi="Times New Roman" w:cs="Times New Roman"/>
          <w:sz w:val="24"/>
          <w:szCs w:val="24"/>
        </w:rPr>
        <w:t>This paper utilizes data collected from Multiple Indicator Cluster Survey initiative 2019 which was jointly conducted by UNICEF and BBS (Bangladesh Bureau of Statistics).</w:t>
      </w:r>
    </w:p>
    <w:p w14:paraId="4859AF03" w14:textId="77777777" w:rsidR="002D602E" w:rsidRPr="002D602E" w:rsidRDefault="002D602E" w:rsidP="002D602E">
      <w:pPr>
        <w:spacing w:line="360" w:lineRule="auto"/>
        <w:rPr>
          <w:rFonts w:ascii="Times New Roman" w:hAnsi="Times New Roman" w:cs="Times New Roman"/>
          <w:b/>
          <w:bCs/>
          <w:sz w:val="24"/>
          <w:szCs w:val="24"/>
        </w:rPr>
      </w:pPr>
      <w:r w:rsidRPr="002D602E">
        <w:rPr>
          <w:rFonts w:ascii="Times New Roman" w:hAnsi="Times New Roman" w:cs="Times New Roman"/>
          <w:b/>
          <w:bCs/>
          <w:sz w:val="24"/>
          <w:szCs w:val="24"/>
        </w:rPr>
        <w:t>Funding Information</w:t>
      </w:r>
    </w:p>
    <w:p w14:paraId="339BEFF7" w14:textId="77777777" w:rsidR="002D602E" w:rsidRPr="002D602E" w:rsidRDefault="002D602E" w:rsidP="002D602E">
      <w:pPr>
        <w:spacing w:line="360" w:lineRule="auto"/>
        <w:rPr>
          <w:rFonts w:ascii="Times New Roman" w:hAnsi="Times New Roman" w:cs="Times New Roman"/>
          <w:sz w:val="24"/>
          <w:szCs w:val="24"/>
        </w:rPr>
      </w:pPr>
      <w:r w:rsidRPr="002D602E">
        <w:rPr>
          <w:rFonts w:ascii="Times New Roman" w:hAnsi="Times New Roman" w:cs="Times New Roman"/>
          <w:sz w:val="24"/>
          <w:szCs w:val="24"/>
        </w:rPr>
        <w:t>The authors received no financial support for the research, authorship, or publication of the article</w:t>
      </w:r>
    </w:p>
    <w:p w14:paraId="623D174D" w14:textId="74F6312E" w:rsidR="000D11A1" w:rsidRPr="00406E3F" w:rsidRDefault="00F05607" w:rsidP="000A65CD">
      <w:pPr>
        <w:widowControl w:val="0"/>
        <w:spacing w:after="0" w:line="240" w:lineRule="auto"/>
        <w:ind w:left="640" w:hanging="640"/>
        <w:jc w:val="both"/>
        <w:rPr>
          <w:rFonts w:ascii="Times New Roman" w:eastAsia="Times New Roman" w:hAnsi="Times New Roman" w:cs="Times New Roman"/>
          <w:b/>
          <w:bCs/>
          <w:sz w:val="24"/>
          <w:szCs w:val="24"/>
        </w:rPr>
      </w:pPr>
      <w:r w:rsidRPr="00406E3F">
        <w:rPr>
          <w:rFonts w:ascii="Times New Roman" w:eastAsia="Times New Roman" w:hAnsi="Times New Roman" w:cs="Times New Roman"/>
          <w:b/>
          <w:bCs/>
          <w:sz w:val="24"/>
          <w:szCs w:val="24"/>
        </w:rPr>
        <w:t>References:</w:t>
      </w:r>
    </w:p>
    <w:sdt>
      <w:sdtPr>
        <w:rPr>
          <w:rFonts w:ascii="Times New Roman" w:eastAsia="Times New Roman" w:hAnsi="Times New Roman" w:cs="Times New Roman"/>
          <w:bCs/>
          <w:color w:val="000000"/>
          <w:szCs w:val="24"/>
        </w:rPr>
        <w:tag w:val="MENDELEY_BIBLIOGRAPHY"/>
        <w:id w:val="937329407"/>
        <w:placeholder>
          <w:docPart w:val="DefaultPlaceholder_-1854013440"/>
        </w:placeholder>
      </w:sdtPr>
      <w:sdtContent>
        <w:p w14:paraId="221B6449" w14:textId="77777777" w:rsidR="00D04EC9" w:rsidRPr="00406E3F" w:rsidRDefault="00D04EC9" w:rsidP="00750819">
          <w:pPr>
            <w:autoSpaceDE w:val="0"/>
            <w:autoSpaceDN w:val="0"/>
            <w:spacing w:line="240" w:lineRule="auto"/>
            <w:ind w:hanging="634"/>
            <w:divId w:val="745498647"/>
            <w:rPr>
              <w:rFonts w:ascii="Times New Roman" w:eastAsia="Times New Roman" w:hAnsi="Times New Roman" w:cs="Times New Roman"/>
              <w:color w:val="000000"/>
              <w:kern w:val="0"/>
              <w:szCs w:val="24"/>
              <w14:ligatures w14:val="none"/>
            </w:rPr>
          </w:pPr>
          <w:r w:rsidRPr="00406E3F">
            <w:rPr>
              <w:rFonts w:ascii="Times New Roman" w:eastAsia="Times New Roman" w:hAnsi="Times New Roman" w:cs="Times New Roman"/>
              <w:color w:val="000000"/>
            </w:rPr>
            <w:t>[1]</w:t>
          </w:r>
          <w:r w:rsidRPr="00406E3F">
            <w:rPr>
              <w:rFonts w:ascii="Times New Roman" w:eastAsia="Times New Roman" w:hAnsi="Times New Roman" w:cs="Times New Roman"/>
              <w:color w:val="000000"/>
            </w:rPr>
            <w:tab/>
            <w:t xml:space="preserve">R. </w:t>
          </w:r>
          <w:proofErr w:type="spellStart"/>
          <w:r w:rsidRPr="00406E3F">
            <w:rPr>
              <w:rFonts w:ascii="Times New Roman" w:eastAsia="Times New Roman" w:hAnsi="Times New Roman" w:cs="Times New Roman"/>
              <w:color w:val="000000"/>
            </w:rPr>
            <w:t>Strietholt</w:t>
          </w:r>
          <w:proofErr w:type="spellEnd"/>
          <w:r w:rsidRPr="00406E3F">
            <w:rPr>
              <w:rFonts w:ascii="Times New Roman" w:eastAsia="Times New Roman" w:hAnsi="Times New Roman" w:cs="Times New Roman"/>
              <w:color w:val="000000"/>
            </w:rPr>
            <w:t>, N. Hogrebe, H.D. Zachrisson, Do increases in national-level preschool enrollment increase student achievement? Evidence from international assessments, International Journal of Educational Development 79 (2020) 102287. https://doi.org/10.1016/J.IJEDUDEV.2020.102287.</w:t>
          </w:r>
        </w:p>
        <w:p w14:paraId="0FE2FF44" w14:textId="77777777" w:rsidR="00D04EC9" w:rsidRPr="00406E3F" w:rsidRDefault="00D04EC9" w:rsidP="00750819">
          <w:pPr>
            <w:autoSpaceDE w:val="0"/>
            <w:autoSpaceDN w:val="0"/>
            <w:spacing w:line="240" w:lineRule="auto"/>
            <w:ind w:hanging="634"/>
            <w:divId w:val="1587570405"/>
            <w:rPr>
              <w:rFonts w:ascii="Times New Roman" w:eastAsia="Times New Roman" w:hAnsi="Times New Roman" w:cs="Times New Roman"/>
              <w:color w:val="000000"/>
            </w:rPr>
          </w:pPr>
          <w:r w:rsidRPr="00406E3F">
            <w:rPr>
              <w:rFonts w:ascii="Times New Roman" w:eastAsia="Times New Roman" w:hAnsi="Times New Roman" w:cs="Times New Roman"/>
              <w:color w:val="000000"/>
            </w:rPr>
            <w:t>[2]</w:t>
          </w:r>
          <w:r w:rsidRPr="00406E3F">
            <w:rPr>
              <w:rFonts w:ascii="Times New Roman" w:eastAsia="Times New Roman" w:hAnsi="Times New Roman" w:cs="Times New Roman"/>
              <w:color w:val="000000"/>
            </w:rPr>
            <w:tab/>
            <w:t>A. Ansari, R.C. Pianta, J. V. Whittaker, V.E. Vitiello, E.A. Ruzek, Starting Early: The Benefits of Attending Early Childhood Education Programs at Age 3, American Educational Research Journal 56 (2019) 1495–1523. https://doi.org/10.3102/0002831218817737.</w:t>
          </w:r>
        </w:p>
        <w:p w14:paraId="126796C4" w14:textId="77777777" w:rsidR="00D04EC9" w:rsidRPr="00406E3F" w:rsidRDefault="00D04EC9" w:rsidP="00750819">
          <w:pPr>
            <w:autoSpaceDE w:val="0"/>
            <w:autoSpaceDN w:val="0"/>
            <w:spacing w:line="240" w:lineRule="auto"/>
            <w:ind w:hanging="634"/>
            <w:divId w:val="300422820"/>
            <w:rPr>
              <w:rFonts w:ascii="Times New Roman" w:eastAsia="Times New Roman" w:hAnsi="Times New Roman" w:cs="Times New Roman"/>
              <w:color w:val="000000"/>
            </w:rPr>
          </w:pPr>
          <w:r w:rsidRPr="00406E3F">
            <w:rPr>
              <w:rFonts w:ascii="Times New Roman" w:eastAsia="Times New Roman" w:hAnsi="Times New Roman" w:cs="Times New Roman"/>
              <w:color w:val="000000"/>
            </w:rPr>
            <w:t>[3]</w:t>
          </w:r>
          <w:r w:rsidRPr="00406E3F">
            <w:rPr>
              <w:rFonts w:ascii="Times New Roman" w:eastAsia="Times New Roman" w:hAnsi="Times New Roman" w:cs="Times New Roman"/>
              <w:color w:val="000000"/>
            </w:rPr>
            <w:tab/>
            <w:t>A.J. Reynolds, J.A. Temple, S.R. Ou, I.A. Arteaga, B.A.B. White, School-based early childhood education and age-28 well-being: Effects by timing, dosage, and subgroups, Science 333 (2011) 360–364. https://doi.org/10.1126/SCIENCE.1203618/SUPPL_FILE/1203618.REYNOLDS.SOM.REVISION1.PDF.</w:t>
          </w:r>
        </w:p>
        <w:p w14:paraId="2B0FA67C" w14:textId="77777777" w:rsidR="00D04EC9" w:rsidRPr="00406E3F" w:rsidRDefault="00D04EC9" w:rsidP="00750819">
          <w:pPr>
            <w:autoSpaceDE w:val="0"/>
            <w:autoSpaceDN w:val="0"/>
            <w:spacing w:line="240" w:lineRule="auto"/>
            <w:ind w:hanging="634"/>
            <w:divId w:val="1305038556"/>
            <w:rPr>
              <w:rFonts w:ascii="Times New Roman" w:eastAsia="Times New Roman" w:hAnsi="Times New Roman" w:cs="Times New Roman"/>
              <w:color w:val="000000"/>
            </w:rPr>
          </w:pPr>
          <w:r w:rsidRPr="00406E3F">
            <w:rPr>
              <w:rFonts w:ascii="Times New Roman" w:eastAsia="Times New Roman" w:hAnsi="Times New Roman" w:cs="Times New Roman"/>
              <w:color w:val="000000"/>
            </w:rPr>
            <w:t>[4]</w:t>
          </w:r>
          <w:r w:rsidRPr="00406E3F">
            <w:rPr>
              <w:rFonts w:ascii="Times New Roman" w:eastAsia="Times New Roman" w:hAnsi="Times New Roman" w:cs="Times New Roman"/>
              <w:color w:val="000000"/>
            </w:rPr>
            <w:tab/>
            <w:t xml:space="preserve">F.E. Aboud, Evaluation of an early childhood parenting </w:t>
          </w:r>
          <w:proofErr w:type="spellStart"/>
          <w:r w:rsidRPr="00406E3F">
            <w:rPr>
              <w:rFonts w:ascii="Times New Roman" w:eastAsia="Times New Roman" w:hAnsi="Times New Roman" w:cs="Times New Roman"/>
              <w:color w:val="000000"/>
            </w:rPr>
            <w:t>programme</w:t>
          </w:r>
          <w:proofErr w:type="spellEnd"/>
          <w:r w:rsidRPr="00406E3F">
            <w:rPr>
              <w:rFonts w:ascii="Times New Roman" w:eastAsia="Times New Roman" w:hAnsi="Times New Roman" w:cs="Times New Roman"/>
              <w:color w:val="000000"/>
            </w:rPr>
            <w:t xml:space="preserve"> in rural Bangladesh, Journal of Health, Population and Nutrition 25 (2007) 3–13.</w:t>
          </w:r>
        </w:p>
        <w:p w14:paraId="1272AF41" w14:textId="77777777" w:rsidR="00D04EC9" w:rsidRPr="00406E3F" w:rsidRDefault="00D04EC9" w:rsidP="00750819">
          <w:pPr>
            <w:autoSpaceDE w:val="0"/>
            <w:autoSpaceDN w:val="0"/>
            <w:spacing w:line="240" w:lineRule="auto"/>
            <w:ind w:hanging="634"/>
            <w:divId w:val="1209803007"/>
            <w:rPr>
              <w:rFonts w:ascii="Times New Roman" w:eastAsia="Times New Roman" w:hAnsi="Times New Roman" w:cs="Times New Roman"/>
              <w:color w:val="000000"/>
            </w:rPr>
          </w:pPr>
          <w:r w:rsidRPr="00406E3F">
            <w:rPr>
              <w:rFonts w:ascii="Times New Roman" w:eastAsia="Times New Roman" w:hAnsi="Times New Roman" w:cs="Times New Roman"/>
              <w:color w:val="000000"/>
            </w:rPr>
            <w:t>[5]</w:t>
          </w:r>
          <w:r w:rsidRPr="00406E3F">
            <w:rPr>
              <w:rFonts w:ascii="Times New Roman" w:eastAsia="Times New Roman" w:hAnsi="Times New Roman" w:cs="Times New Roman"/>
              <w:color w:val="000000"/>
            </w:rPr>
            <w:tab/>
            <w:t>MPME, Country Report On Early Childhood Care &amp; Education in Bangladesh, (2013) 34.</w:t>
          </w:r>
        </w:p>
        <w:p w14:paraId="54B9F9AC" w14:textId="77777777" w:rsidR="00D04EC9" w:rsidRPr="00406E3F" w:rsidRDefault="00D04EC9" w:rsidP="00750819">
          <w:pPr>
            <w:autoSpaceDE w:val="0"/>
            <w:autoSpaceDN w:val="0"/>
            <w:spacing w:line="240" w:lineRule="auto"/>
            <w:ind w:hanging="634"/>
            <w:divId w:val="350113060"/>
            <w:rPr>
              <w:rFonts w:ascii="Times New Roman" w:eastAsia="Times New Roman" w:hAnsi="Times New Roman" w:cs="Times New Roman"/>
              <w:color w:val="000000"/>
            </w:rPr>
          </w:pPr>
          <w:r w:rsidRPr="00406E3F">
            <w:rPr>
              <w:rFonts w:ascii="Times New Roman" w:eastAsia="Times New Roman" w:hAnsi="Times New Roman" w:cs="Times New Roman"/>
              <w:color w:val="000000"/>
            </w:rPr>
            <w:t>[6]</w:t>
          </w:r>
          <w:r w:rsidRPr="00406E3F">
            <w:rPr>
              <w:rFonts w:ascii="Times New Roman" w:eastAsia="Times New Roman" w:hAnsi="Times New Roman" w:cs="Times New Roman"/>
              <w:color w:val="000000"/>
            </w:rPr>
            <w:tab/>
            <w:t>UNICEF, Early childhood education - UNICEF DATA, (2023). https://data.unicef.org/topic/early-childhood-development/early-childhood-education/#data (accessed September 7, 2023).</w:t>
          </w:r>
        </w:p>
        <w:p w14:paraId="7DAC2A00" w14:textId="77777777" w:rsidR="00D04EC9" w:rsidRPr="00406E3F" w:rsidRDefault="00D04EC9" w:rsidP="00750819">
          <w:pPr>
            <w:autoSpaceDE w:val="0"/>
            <w:autoSpaceDN w:val="0"/>
            <w:spacing w:line="240" w:lineRule="auto"/>
            <w:ind w:hanging="634"/>
            <w:divId w:val="950665634"/>
            <w:rPr>
              <w:rFonts w:ascii="Times New Roman" w:eastAsia="Times New Roman" w:hAnsi="Times New Roman" w:cs="Times New Roman"/>
              <w:color w:val="000000"/>
            </w:rPr>
          </w:pPr>
          <w:r w:rsidRPr="00406E3F">
            <w:rPr>
              <w:rFonts w:ascii="Times New Roman" w:eastAsia="Times New Roman" w:hAnsi="Times New Roman" w:cs="Times New Roman"/>
              <w:color w:val="000000"/>
            </w:rPr>
            <w:t>[7]</w:t>
          </w:r>
          <w:r w:rsidRPr="00406E3F">
            <w:rPr>
              <w:rFonts w:ascii="Times New Roman" w:eastAsia="Times New Roman" w:hAnsi="Times New Roman" w:cs="Times New Roman"/>
              <w:color w:val="000000"/>
            </w:rPr>
            <w:tab/>
            <w:t>H. Yoshikawa, S.B. Kabay, The evidence base on early childhood care and education in global contexts. Background paper, UNESCO 2015 Global Monitoring Report on Education for All., Education (2015) 1–39.</w:t>
          </w:r>
        </w:p>
        <w:p w14:paraId="50D43F21" w14:textId="77777777" w:rsidR="00D04EC9" w:rsidRPr="00406E3F" w:rsidRDefault="00D04EC9" w:rsidP="00750819">
          <w:pPr>
            <w:autoSpaceDE w:val="0"/>
            <w:autoSpaceDN w:val="0"/>
            <w:spacing w:line="240" w:lineRule="auto"/>
            <w:ind w:hanging="634"/>
            <w:divId w:val="716271848"/>
            <w:rPr>
              <w:rFonts w:ascii="Times New Roman" w:eastAsia="Times New Roman" w:hAnsi="Times New Roman" w:cs="Times New Roman"/>
              <w:color w:val="000000"/>
            </w:rPr>
          </w:pPr>
          <w:r w:rsidRPr="00406E3F">
            <w:rPr>
              <w:rFonts w:ascii="Times New Roman" w:eastAsia="Times New Roman" w:hAnsi="Times New Roman" w:cs="Times New Roman"/>
              <w:color w:val="000000"/>
            </w:rPr>
            <w:t>[8]</w:t>
          </w:r>
          <w:r w:rsidRPr="00406E3F">
            <w:rPr>
              <w:rFonts w:ascii="Times New Roman" w:eastAsia="Times New Roman" w:hAnsi="Times New Roman" w:cs="Times New Roman"/>
              <w:color w:val="000000"/>
            </w:rPr>
            <w:tab/>
            <w:t>UNESCO, Pakistan ECCE Case Study, (2007).</w:t>
          </w:r>
        </w:p>
        <w:p w14:paraId="7986BC03" w14:textId="77777777" w:rsidR="00D04EC9" w:rsidRPr="00406E3F" w:rsidRDefault="00D04EC9" w:rsidP="00750819">
          <w:pPr>
            <w:autoSpaceDE w:val="0"/>
            <w:autoSpaceDN w:val="0"/>
            <w:spacing w:line="240" w:lineRule="auto"/>
            <w:ind w:hanging="634"/>
            <w:divId w:val="1700282189"/>
            <w:rPr>
              <w:rFonts w:ascii="Times New Roman" w:eastAsia="Times New Roman" w:hAnsi="Times New Roman" w:cs="Times New Roman"/>
              <w:color w:val="000000"/>
            </w:rPr>
          </w:pPr>
          <w:r w:rsidRPr="00406E3F">
            <w:rPr>
              <w:rFonts w:ascii="Times New Roman" w:eastAsia="Times New Roman" w:hAnsi="Times New Roman" w:cs="Times New Roman"/>
              <w:color w:val="000000"/>
            </w:rPr>
            <w:t>[9]</w:t>
          </w:r>
          <w:r w:rsidRPr="00406E3F">
            <w:rPr>
              <w:rFonts w:ascii="Times New Roman" w:eastAsia="Times New Roman" w:hAnsi="Times New Roman" w:cs="Times New Roman"/>
              <w:color w:val="000000"/>
            </w:rPr>
            <w:tab/>
            <w:t xml:space="preserve">BBS-UNICEF, Bangladesh Multiple Indicator Cluster Survey 2006, Final Report, </w:t>
          </w:r>
          <w:proofErr w:type="spellStart"/>
          <w:r w:rsidRPr="00406E3F">
            <w:rPr>
              <w:rFonts w:ascii="Times New Roman" w:eastAsia="Times New Roman" w:hAnsi="Times New Roman" w:cs="Times New Roman"/>
              <w:color w:val="000000"/>
            </w:rPr>
            <w:t>Bbs-Unicef</w:t>
          </w:r>
          <w:proofErr w:type="spellEnd"/>
          <w:r w:rsidRPr="00406E3F">
            <w:rPr>
              <w:rFonts w:ascii="Times New Roman" w:eastAsia="Times New Roman" w:hAnsi="Times New Roman" w:cs="Times New Roman"/>
              <w:color w:val="000000"/>
            </w:rPr>
            <w:t xml:space="preserve"> 1 (2007).</w:t>
          </w:r>
        </w:p>
        <w:p w14:paraId="40E7B5ED" w14:textId="77777777" w:rsidR="00D04EC9" w:rsidRPr="00406E3F" w:rsidRDefault="00D04EC9" w:rsidP="00750819">
          <w:pPr>
            <w:autoSpaceDE w:val="0"/>
            <w:autoSpaceDN w:val="0"/>
            <w:spacing w:line="240" w:lineRule="auto"/>
            <w:ind w:hanging="634"/>
            <w:divId w:val="2068457638"/>
            <w:rPr>
              <w:rFonts w:ascii="Times New Roman" w:eastAsia="Times New Roman" w:hAnsi="Times New Roman" w:cs="Times New Roman"/>
              <w:color w:val="000000"/>
            </w:rPr>
          </w:pPr>
          <w:r w:rsidRPr="00406E3F">
            <w:rPr>
              <w:rFonts w:ascii="Times New Roman" w:eastAsia="Times New Roman" w:hAnsi="Times New Roman" w:cs="Times New Roman"/>
              <w:color w:val="000000"/>
            </w:rPr>
            <w:t>[10]</w:t>
          </w:r>
          <w:r w:rsidRPr="00406E3F">
            <w:rPr>
              <w:rFonts w:ascii="Times New Roman" w:eastAsia="Times New Roman" w:hAnsi="Times New Roman" w:cs="Times New Roman"/>
              <w:color w:val="000000"/>
            </w:rPr>
            <w:tab/>
            <w:t xml:space="preserve">UNICEF, </w:t>
          </w:r>
          <w:proofErr w:type="spellStart"/>
          <w:r w:rsidRPr="00406E3F">
            <w:rPr>
              <w:rFonts w:ascii="Times New Roman" w:eastAsia="Times New Roman" w:hAnsi="Times New Roman" w:cs="Times New Roman"/>
              <w:color w:val="000000"/>
            </w:rPr>
            <w:t>Progotir</w:t>
          </w:r>
          <w:proofErr w:type="spellEnd"/>
          <w:r w:rsidRPr="00406E3F">
            <w:rPr>
              <w:rFonts w:ascii="Times New Roman" w:eastAsia="Times New Roman" w:hAnsi="Times New Roman" w:cs="Times New Roman"/>
              <w:color w:val="000000"/>
            </w:rPr>
            <w:t xml:space="preserve"> </w:t>
          </w:r>
          <w:proofErr w:type="spellStart"/>
          <w:r w:rsidRPr="00406E3F">
            <w:rPr>
              <w:rFonts w:ascii="Times New Roman" w:eastAsia="Times New Roman" w:hAnsi="Times New Roman" w:cs="Times New Roman"/>
              <w:color w:val="000000"/>
            </w:rPr>
            <w:t>Pathey</w:t>
          </w:r>
          <w:proofErr w:type="spellEnd"/>
          <w:r w:rsidRPr="00406E3F">
            <w:rPr>
              <w:rFonts w:ascii="Times New Roman" w:eastAsia="Times New Roman" w:hAnsi="Times New Roman" w:cs="Times New Roman"/>
              <w:color w:val="000000"/>
            </w:rPr>
            <w:t xml:space="preserve"> Bangladesh- Multiple Indicator Cluster Survey 2019, (2019).</w:t>
          </w:r>
        </w:p>
        <w:p w14:paraId="143B223D" w14:textId="77777777" w:rsidR="00D04EC9" w:rsidRPr="00406E3F" w:rsidRDefault="00D04EC9" w:rsidP="00750819">
          <w:pPr>
            <w:autoSpaceDE w:val="0"/>
            <w:autoSpaceDN w:val="0"/>
            <w:spacing w:line="240" w:lineRule="auto"/>
            <w:ind w:hanging="634"/>
            <w:divId w:val="1198157731"/>
            <w:rPr>
              <w:rFonts w:ascii="Times New Roman" w:eastAsia="Times New Roman" w:hAnsi="Times New Roman" w:cs="Times New Roman"/>
              <w:color w:val="000000"/>
            </w:rPr>
          </w:pPr>
          <w:r w:rsidRPr="00406E3F">
            <w:rPr>
              <w:rFonts w:ascii="Times New Roman" w:eastAsia="Times New Roman" w:hAnsi="Times New Roman" w:cs="Times New Roman"/>
              <w:color w:val="000000"/>
            </w:rPr>
            <w:t>[11]</w:t>
          </w:r>
          <w:r w:rsidRPr="00406E3F">
            <w:rPr>
              <w:rFonts w:ascii="Times New Roman" w:eastAsia="Times New Roman" w:hAnsi="Times New Roman" w:cs="Times New Roman"/>
              <w:color w:val="000000"/>
            </w:rPr>
            <w:tab/>
          </w:r>
          <w:proofErr w:type="spellStart"/>
          <w:r w:rsidRPr="00406E3F">
            <w:rPr>
              <w:rFonts w:ascii="Times New Roman" w:eastAsia="Times New Roman" w:hAnsi="Times New Roman" w:cs="Times New Roman"/>
              <w:color w:val="000000"/>
            </w:rPr>
            <w:t>Progotir</w:t>
          </w:r>
          <w:proofErr w:type="spellEnd"/>
          <w:r w:rsidRPr="00406E3F">
            <w:rPr>
              <w:rFonts w:ascii="Times New Roman" w:eastAsia="Times New Roman" w:hAnsi="Times New Roman" w:cs="Times New Roman"/>
              <w:color w:val="000000"/>
            </w:rPr>
            <w:t xml:space="preserve"> </w:t>
          </w:r>
          <w:proofErr w:type="spellStart"/>
          <w:r w:rsidRPr="00406E3F">
            <w:rPr>
              <w:rFonts w:ascii="Times New Roman" w:eastAsia="Times New Roman" w:hAnsi="Times New Roman" w:cs="Times New Roman"/>
              <w:color w:val="000000"/>
            </w:rPr>
            <w:t>Pothey</w:t>
          </w:r>
          <w:proofErr w:type="spellEnd"/>
          <w:r w:rsidRPr="00406E3F">
            <w:rPr>
              <w:rFonts w:ascii="Times New Roman" w:eastAsia="Times New Roman" w:hAnsi="Times New Roman" w:cs="Times New Roman"/>
              <w:color w:val="000000"/>
            </w:rPr>
            <w:t>, Bangladesh: Multiple Indicator Cluster Survey 2012–2013: Final Report, 2015.</w:t>
          </w:r>
        </w:p>
        <w:p w14:paraId="3B9D292B" w14:textId="77777777" w:rsidR="00D04EC9" w:rsidRPr="00406E3F" w:rsidRDefault="00D04EC9" w:rsidP="00750819">
          <w:pPr>
            <w:autoSpaceDE w:val="0"/>
            <w:autoSpaceDN w:val="0"/>
            <w:spacing w:line="240" w:lineRule="auto"/>
            <w:ind w:hanging="634"/>
            <w:divId w:val="1059213059"/>
            <w:rPr>
              <w:rFonts w:ascii="Times New Roman" w:eastAsia="Times New Roman" w:hAnsi="Times New Roman" w:cs="Times New Roman"/>
              <w:color w:val="000000"/>
            </w:rPr>
          </w:pPr>
          <w:r w:rsidRPr="00406E3F">
            <w:rPr>
              <w:rFonts w:ascii="Times New Roman" w:eastAsia="Times New Roman" w:hAnsi="Times New Roman" w:cs="Times New Roman"/>
              <w:color w:val="000000"/>
            </w:rPr>
            <w:t>[12]</w:t>
          </w:r>
          <w:r w:rsidRPr="00406E3F">
            <w:rPr>
              <w:rFonts w:ascii="Times New Roman" w:eastAsia="Times New Roman" w:hAnsi="Times New Roman" w:cs="Times New Roman"/>
              <w:color w:val="000000"/>
            </w:rPr>
            <w:tab/>
            <w:t>NSW Department of Education, A Review of Research on the Effects of Early Childhood Education, (2018) 1–28.</w:t>
          </w:r>
        </w:p>
        <w:p w14:paraId="17413A81" w14:textId="77777777" w:rsidR="00D04EC9" w:rsidRPr="00406E3F" w:rsidRDefault="00D04EC9" w:rsidP="00750819">
          <w:pPr>
            <w:autoSpaceDE w:val="0"/>
            <w:autoSpaceDN w:val="0"/>
            <w:spacing w:line="240" w:lineRule="auto"/>
            <w:ind w:hanging="634"/>
            <w:divId w:val="2043164524"/>
            <w:rPr>
              <w:rFonts w:ascii="Times New Roman" w:eastAsia="Times New Roman" w:hAnsi="Times New Roman" w:cs="Times New Roman"/>
              <w:color w:val="000000"/>
            </w:rPr>
          </w:pPr>
          <w:r w:rsidRPr="00406E3F">
            <w:rPr>
              <w:rFonts w:ascii="Times New Roman" w:eastAsia="Times New Roman" w:hAnsi="Times New Roman" w:cs="Times New Roman"/>
              <w:color w:val="000000"/>
            </w:rPr>
            <w:lastRenderedPageBreak/>
            <w:t>[13]</w:t>
          </w:r>
          <w:r w:rsidRPr="00406E3F">
            <w:rPr>
              <w:rFonts w:ascii="Times New Roman" w:eastAsia="Times New Roman" w:hAnsi="Times New Roman" w:cs="Times New Roman"/>
              <w:color w:val="000000"/>
            </w:rPr>
            <w:tab/>
            <w:t>P. Sammons, K. Elliot, K. Sylva, E. Melhuish, I. Siraj-Blatchford, B. Taggart, The impact of pre-school on young children’s cognitive attainments at entry to reception, British Educational Research Journal 30 (2004) 691–712. https://doi.org/10.1080/0141192042000234656.</w:t>
          </w:r>
        </w:p>
        <w:p w14:paraId="3C6E1F36" w14:textId="77777777" w:rsidR="00D04EC9" w:rsidRPr="00406E3F" w:rsidRDefault="00D04EC9" w:rsidP="00750819">
          <w:pPr>
            <w:autoSpaceDE w:val="0"/>
            <w:autoSpaceDN w:val="0"/>
            <w:spacing w:line="240" w:lineRule="auto"/>
            <w:ind w:hanging="634"/>
            <w:divId w:val="1277834393"/>
            <w:rPr>
              <w:rFonts w:ascii="Times New Roman" w:eastAsia="Times New Roman" w:hAnsi="Times New Roman" w:cs="Times New Roman"/>
              <w:color w:val="000000"/>
            </w:rPr>
          </w:pPr>
          <w:r w:rsidRPr="00406E3F">
            <w:rPr>
              <w:rFonts w:ascii="Times New Roman" w:eastAsia="Times New Roman" w:hAnsi="Times New Roman" w:cs="Times New Roman"/>
              <w:color w:val="000000"/>
            </w:rPr>
            <w:t>[14]</w:t>
          </w:r>
          <w:r w:rsidRPr="00406E3F">
            <w:rPr>
              <w:rFonts w:ascii="Times New Roman" w:eastAsia="Times New Roman" w:hAnsi="Times New Roman" w:cs="Times New Roman"/>
              <w:color w:val="000000"/>
            </w:rPr>
            <w:tab/>
            <w:t xml:space="preserve">H. Alderman, J.R. </w:t>
          </w:r>
          <w:proofErr w:type="spellStart"/>
          <w:r w:rsidRPr="00406E3F">
            <w:rPr>
              <w:rFonts w:ascii="Times New Roman" w:eastAsia="Times New Roman" w:hAnsi="Times New Roman" w:cs="Times New Roman"/>
              <w:color w:val="000000"/>
            </w:rPr>
            <w:t>Behraan</w:t>
          </w:r>
          <w:proofErr w:type="spellEnd"/>
          <w:r w:rsidRPr="00406E3F">
            <w:rPr>
              <w:rFonts w:ascii="Times New Roman" w:eastAsia="Times New Roman" w:hAnsi="Times New Roman" w:cs="Times New Roman"/>
              <w:color w:val="000000"/>
            </w:rPr>
            <w:t>, V. Lavy, R. Menon, Child health and school enrollment: A longitudinal analysis, Journal of Human Resources 36 (2001) 203–205. https://doi.org/10.2307/3069675.</w:t>
          </w:r>
        </w:p>
        <w:p w14:paraId="67B024DE" w14:textId="77777777" w:rsidR="00D04EC9" w:rsidRPr="00406E3F" w:rsidRDefault="00D04EC9" w:rsidP="00750819">
          <w:pPr>
            <w:autoSpaceDE w:val="0"/>
            <w:autoSpaceDN w:val="0"/>
            <w:spacing w:line="240" w:lineRule="auto"/>
            <w:ind w:hanging="634"/>
            <w:divId w:val="1130368514"/>
            <w:rPr>
              <w:rFonts w:ascii="Times New Roman" w:eastAsia="Times New Roman" w:hAnsi="Times New Roman" w:cs="Times New Roman"/>
              <w:color w:val="000000"/>
            </w:rPr>
          </w:pPr>
          <w:r w:rsidRPr="00406E3F">
            <w:rPr>
              <w:rFonts w:ascii="Times New Roman" w:eastAsia="Times New Roman" w:hAnsi="Times New Roman" w:cs="Times New Roman"/>
              <w:color w:val="000000"/>
            </w:rPr>
            <w:t>[15]</w:t>
          </w:r>
          <w:r w:rsidRPr="00406E3F">
            <w:rPr>
              <w:rFonts w:ascii="Times New Roman" w:eastAsia="Times New Roman" w:hAnsi="Times New Roman" w:cs="Times New Roman"/>
              <w:color w:val="000000"/>
            </w:rPr>
            <w:tab/>
            <w:t xml:space="preserve">M. </w:t>
          </w:r>
          <w:proofErr w:type="spellStart"/>
          <w:r w:rsidRPr="00406E3F">
            <w:rPr>
              <w:rFonts w:ascii="Times New Roman" w:eastAsia="Times New Roman" w:hAnsi="Times New Roman" w:cs="Times New Roman"/>
              <w:color w:val="000000"/>
            </w:rPr>
            <w:t>ul</w:t>
          </w:r>
          <w:proofErr w:type="spellEnd"/>
          <w:r w:rsidRPr="00406E3F">
            <w:rPr>
              <w:rFonts w:ascii="Times New Roman" w:eastAsia="Times New Roman" w:hAnsi="Times New Roman" w:cs="Times New Roman"/>
              <w:color w:val="000000"/>
            </w:rPr>
            <w:t xml:space="preserve"> H. Baluch, S. Shahid, Determinants of enrollment in primary education: A case study of district Lahore, Pakistan Economic and Social Review 46 (2008) 161–200.</w:t>
          </w:r>
        </w:p>
        <w:p w14:paraId="6B835913" w14:textId="77777777" w:rsidR="00D04EC9" w:rsidRPr="00406E3F" w:rsidRDefault="00D04EC9" w:rsidP="00750819">
          <w:pPr>
            <w:autoSpaceDE w:val="0"/>
            <w:autoSpaceDN w:val="0"/>
            <w:spacing w:line="240" w:lineRule="auto"/>
            <w:ind w:hanging="634"/>
            <w:divId w:val="254634865"/>
            <w:rPr>
              <w:rFonts w:ascii="Times New Roman" w:eastAsia="Times New Roman" w:hAnsi="Times New Roman" w:cs="Times New Roman"/>
              <w:color w:val="000000"/>
            </w:rPr>
          </w:pPr>
          <w:r w:rsidRPr="00406E3F">
            <w:rPr>
              <w:rFonts w:ascii="Times New Roman" w:eastAsia="Times New Roman" w:hAnsi="Times New Roman" w:cs="Times New Roman"/>
              <w:color w:val="000000"/>
            </w:rPr>
            <w:t>[16]</w:t>
          </w:r>
          <w:r w:rsidRPr="00406E3F">
            <w:rPr>
              <w:rFonts w:ascii="Times New Roman" w:eastAsia="Times New Roman" w:hAnsi="Times New Roman" w:cs="Times New Roman"/>
              <w:color w:val="000000"/>
            </w:rPr>
            <w:tab/>
            <w:t xml:space="preserve">E. </w:t>
          </w:r>
          <w:proofErr w:type="spellStart"/>
          <w:r w:rsidRPr="00406E3F">
            <w:rPr>
              <w:rFonts w:ascii="Times New Roman" w:eastAsia="Times New Roman" w:hAnsi="Times New Roman" w:cs="Times New Roman"/>
              <w:color w:val="000000"/>
            </w:rPr>
            <w:t>Gurmu</w:t>
          </w:r>
          <w:proofErr w:type="spellEnd"/>
          <w:r w:rsidRPr="00406E3F">
            <w:rPr>
              <w:rFonts w:ascii="Times New Roman" w:eastAsia="Times New Roman" w:hAnsi="Times New Roman" w:cs="Times New Roman"/>
              <w:color w:val="000000"/>
            </w:rPr>
            <w:t>, D. Etana, Socio-economic and Demographic Determinants of Children’s Primary School Enrolment in Ethiopia, Eastern Africa Social Science Research Review 29 (2013) 1–30. https://doi.org/10.1353/eas.2013.0004.</w:t>
          </w:r>
        </w:p>
        <w:p w14:paraId="28FD147B" w14:textId="77777777" w:rsidR="00D04EC9" w:rsidRPr="00406E3F" w:rsidRDefault="00D04EC9" w:rsidP="00750819">
          <w:pPr>
            <w:autoSpaceDE w:val="0"/>
            <w:autoSpaceDN w:val="0"/>
            <w:spacing w:line="240" w:lineRule="auto"/>
            <w:ind w:hanging="634"/>
            <w:divId w:val="40330707"/>
            <w:rPr>
              <w:rFonts w:ascii="Times New Roman" w:eastAsia="Times New Roman" w:hAnsi="Times New Roman" w:cs="Times New Roman"/>
              <w:color w:val="000000"/>
            </w:rPr>
          </w:pPr>
          <w:r w:rsidRPr="00406E3F">
            <w:rPr>
              <w:rFonts w:ascii="Times New Roman" w:eastAsia="Times New Roman" w:hAnsi="Times New Roman" w:cs="Times New Roman"/>
              <w:color w:val="000000"/>
            </w:rPr>
            <w:t>[17]</w:t>
          </w:r>
          <w:r w:rsidRPr="00406E3F">
            <w:rPr>
              <w:rFonts w:ascii="Times New Roman" w:eastAsia="Times New Roman" w:hAnsi="Times New Roman" w:cs="Times New Roman"/>
              <w:color w:val="000000"/>
            </w:rPr>
            <w:tab/>
            <w:t>J.P. Greenberg, The impact of maternal education on children’s enrollment in early childhood education and care, Children and Youth Services Review 33 (2011) 1049–1057. https://doi.org/10.1016/j.childyouth.2011.01.016.</w:t>
          </w:r>
        </w:p>
        <w:p w14:paraId="10077FCA" w14:textId="77777777" w:rsidR="00D04EC9" w:rsidRPr="00406E3F" w:rsidRDefault="00D04EC9" w:rsidP="00750819">
          <w:pPr>
            <w:autoSpaceDE w:val="0"/>
            <w:autoSpaceDN w:val="0"/>
            <w:spacing w:line="240" w:lineRule="auto"/>
            <w:ind w:hanging="634"/>
            <w:divId w:val="1603415421"/>
            <w:rPr>
              <w:rFonts w:ascii="Times New Roman" w:eastAsia="Times New Roman" w:hAnsi="Times New Roman" w:cs="Times New Roman"/>
              <w:color w:val="000000"/>
            </w:rPr>
          </w:pPr>
          <w:r w:rsidRPr="00406E3F">
            <w:rPr>
              <w:rFonts w:ascii="Times New Roman" w:eastAsia="Times New Roman" w:hAnsi="Times New Roman" w:cs="Times New Roman"/>
              <w:color w:val="000000"/>
            </w:rPr>
            <w:t>[18]</w:t>
          </w:r>
          <w:r w:rsidRPr="00406E3F">
            <w:rPr>
              <w:rFonts w:ascii="Times New Roman" w:eastAsia="Times New Roman" w:hAnsi="Times New Roman" w:cs="Times New Roman"/>
              <w:color w:val="000000"/>
            </w:rPr>
            <w:tab/>
            <w:t>K. Magnuson, J. Waldfogel, Trends in Income-Related Gaps in Enrollment in Early Childhood Education: 1968 to 2013, AERA Open 2 (2016) 1–13. https://doi.org/10.1177/2332858416648933.</w:t>
          </w:r>
        </w:p>
        <w:p w14:paraId="0ABE1857" w14:textId="77777777" w:rsidR="00D04EC9" w:rsidRPr="00406E3F" w:rsidRDefault="00D04EC9" w:rsidP="00750819">
          <w:pPr>
            <w:autoSpaceDE w:val="0"/>
            <w:autoSpaceDN w:val="0"/>
            <w:spacing w:line="240" w:lineRule="auto"/>
            <w:ind w:hanging="634"/>
            <w:divId w:val="1256986363"/>
            <w:rPr>
              <w:rFonts w:ascii="Times New Roman" w:eastAsia="Times New Roman" w:hAnsi="Times New Roman" w:cs="Times New Roman"/>
              <w:color w:val="000000"/>
            </w:rPr>
          </w:pPr>
          <w:r w:rsidRPr="00406E3F">
            <w:rPr>
              <w:rFonts w:ascii="Times New Roman" w:eastAsia="Times New Roman" w:hAnsi="Times New Roman" w:cs="Times New Roman"/>
              <w:color w:val="000000"/>
            </w:rPr>
            <w:t>[19]</w:t>
          </w:r>
          <w:r w:rsidRPr="00406E3F">
            <w:rPr>
              <w:rFonts w:ascii="Times New Roman" w:eastAsia="Times New Roman" w:hAnsi="Times New Roman" w:cs="Times New Roman"/>
              <w:color w:val="000000"/>
            </w:rPr>
            <w:tab/>
            <w:t xml:space="preserve">C. Gakii Murungi, Children Health Needs and </w:t>
          </w:r>
          <w:proofErr w:type="spellStart"/>
          <w:r w:rsidRPr="00406E3F">
            <w:rPr>
              <w:rFonts w:ascii="Times New Roman" w:eastAsia="Times New Roman" w:hAnsi="Times New Roman" w:cs="Times New Roman"/>
              <w:color w:val="000000"/>
            </w:rPr>
            <w:t>It’S</w:t>
          </w:r>
          <w:proofErr w:type="spellEnd"/>
          <w:r w:rsidRPr="00406E3F">
            <w:rPr>
              <w:rFonts w:ascii="Times New Roman" w:eastAsia="Times New Roman" w:hAnsi="Times New Roman" w:cs="Times New Roman"/>
              <w:color w:val="000000"/>
            </w:rPr>
            <w:t xml:space="preserve"> Influence on Pre-School Education Enrolments, 1 (2012).</w:t>
          </w:r>
        </w:p>
        <w:p w14:paraId="39B87EAC" w14:textId="77777777" w:rsidR="00D04EC9" w:rsidRPr="00406E3F" w:rsidRDefault="00D04EC9" w:rsidP="00750819">
          <w:pPr>
            <w:autoSpaceDE w:val="0"/>
            <w:autoSpaceDN w:val="0"/>
            <w:spacing w:line="240" w:lineRule="auto"/>
            <w:ind w:hanging="634"/>
            <w:divId w:val="1861120367"/>
            <w:rPr>
              <w:rFonts w:ascii="Times New Roman" w:eastAsia="Times New Roman" w:hAnsi="Times New Roman" w:cs="Times New Roman"/>
              <w:color w:val="000000"/>
            </w:rPr>
          </w:pPr>
          <w:r w:rsidRPr="00406E3F">
            <w:rPr>
              <w:rFonts w:ascii="Times New Roman" w:eastAsia="Times New Roman" w:hAnsi="Times New Roman" w:cs="Times New Roman"/>
              <w:color w:val="000000"/>
            </w:rPr>
            <w:t>[20]</w:t>
          </w:r>
          <w:r w:rsidRPr="00406E3F">
            <w:rPr>
              <w:rFonts w:ascii="Times New Roman" w:eastAsia="Times New Roman" w:hAnsi="Times New Roman" w:cs="Times New Roman"/>
              <w:color w:val="000000"/>
            </w:rPr>
            <w:tab/>
            <w:t>M.I. Alam, M. Mansur, P. Barman, Early childhood development in Bangladesh and its socio-demographic determinants of importance, Early Child Development and Care 192 (2022) 1901–1920. https://doi.org/10.1080/03004430.2021.1951260.</w:t>
          </w:r>
        </w:p>
        <w:p w14:paraId="75E067BE" w14:textId="77777777" w:rsidR="00D04EC9" w:rsidRPr="00406E3F" w:rsidRDefault="00D04EC9" w:rsidP="00750819">
          <w:pPr>
            <w:autoSpaceDE w:val="0"/>
            <w:autoSpaceDN w:val="0"/>
            <w:spacing w:line="240" w:lineRule="auto"/>
            <w:ind w:hanging="634"/>
            <w:divId w:val="1293704849"/>
            <w:rPr>
              <w:rFonts w:ascii="Times New Roman" w:eastAsia="Times New Roman" w:hAnsi="Times New Roman" w:cs="Times New Roman"/>
              <w:color w:val="000000"/>
            </w:rPr>
          </w:pPr>
          <w:r w:rsidRPr="00406E3F">
            <w:rPr>
              <w:rFonts w:ascii="Times New Roman" w:eastAsia="Times New Roman" w:hAnsi="Times New Roman" w:cs="Times New Roman"/>
              <w:color w:val="000000"/>
            </w:rPr>
            <w:t>[21]</w:t>
          </w:r>
          <w:r w:rsidRPr="00406E3F">
            <w:rPr>
              <w:rFonts w:ascii="Times New Roman" w:eastAsia="Times New Roman" w:hAnsi="Times New Roman" w:cs="Times New Roman"/>
              <w:color w:val="000000"/>
            </w:rPr>
            <w:tab/>
            <w:t>UNESCO, Pre-primary Education and the School Learning Improvement Plan in Bangladesh. Case Study, 2015.</w:t>
          </w:r>
        </w:p>
        <w:p w14:paraId="3CF8ED5E" w14:textId="77777777" w:rsidR="00D04EC9" w:rsidRPr="00406E3F" w:rsidRDefault="00D04EC9" w:rsidP="00750819">
          <w:pPr>
            <w:autoSpaceDE w:val="0"/>
            <w:autoSpaceDN w:val="0"/>
            <w:spacing w:line="240" w:lineRule="auto"/>
            <w:ind w:hanging="634"/>
            <w:divId w:val="28145785"/>
            <w:rPr>
              <w:rFonts w:ascii="Times New Roman" w:eastAsia="Times New Roman" w:hAnsi="Times New Roman" w:cs="Times New Roman"/>
              <w:color w:val="000000"/>
            </w:rPr>
          </w:pPr>
          <w:r w:rsidRPr="00406E3F">
            <w:rPr>
              <w:rFonts w:ascii="Times New Roman" w:eastAsia="Times New Roman" w:hAnsi="Times New Roman" w:cs="Times New Roman"/>
              <w:color w:val="000000"/>
            </w:rPr>
            <w:t>[22]</w:t>
          </w:r>
          <w:r w:rsidRPr="00406E3F">
            <w:rPr>
              <w:rFonts w:ascii="Times New Roman" w:eastAsia="Times New Roman" w:hAnsi="Times New Roman" w:cs="Times New Roman"/>
              <w:color w:val="000000"/>
            </w:rPr>
            <w:tab/>
            <w:t>R.L. Crosnoe, C.A. Johnston, S.E. Cavanagh, Maternal education and early childhood education across affluent English-speaking countries, International Journal of Behavioral Development 45 (2021) 226–237. https://doi.org/10.1177/0165025421995915.</w:t>
          </w:r>
        </w:p>
        <w:p w14:paraId="34B7070A" w14:textId="77777777" w:rsidR="00D04EC9" w:rsidRPr="00406E3F" w:rsidRDefault="00D04EC9" w:rsidP="00750819">
          <w:pPr>
            <w:autoSpaceDE w:val="0"/>
            <w:autoSpaceDN w:val="0"/>
            <w:spacing w:line="240" w:lineRule="auto"/>
            <w:ind w:hanging="634"/>
            <w:divId w:val="457600990"/>
            <w:rPr>
              <w:rFonts w:ascii="Times New Roman" w:eastAsia="Times New Roman" w:hAnsi="Times New Roman" w:cs="Times New Roman"/>
              <w:color w:val="000000"/>
            </w:rPr>
          </w:pPr>
          <w:r w:rsidRPr="00406E3F">
            <w:rPr>
              <w:rFonts w:ascii="Times New Roman" w:eastAsia="Times New Roman" w:hAnsi="Times New Roman" w:cs="Times New Roman"/>
              <w:color w:val="000000"/>
            </w:rPr>
            <w:t>[23]</w:t>
          </w:r>
          <w:r w:rsidRPr="00406E3F">
            <w:rPr>
              <w:rFonts w:ascii="Times New Roman" w:eastAsia="Times New Roman" w:hAnsi="Times New Roman" w:cs="Times New Roman"/>
              <w:color w:val="000000"/>
            </w:rPr>
            <w:tab/>
            <w:t>A.S. Bustamante, E. Dearing, H.D. Zachrisson, D.L. Vandell, Adult outcomes of sustained high-quality early child care and education: Do they vary by family income?, Child Development 93 (2022) 502–523. https://doi.org/10.1111/cdev.13696.</w:t>
          </w:r>
        </w:p>
        <w:p w14:paraId="6C95E6F1" w14:textId="77777777" w:rsidR="00D04EC9" w:rsidRPr="00406E3F" w:rsidRDefault="00D04EC9" w:rsidP="00750819">
          <w:pPr>
            <w:autoSpaceDE w:val="0"/>
            <w:autoSpaceDN w:val="0"/>
            <w:spacing w:line="240" w:lineRule="auto"/>
            <w:ind w:hanging="634"/>
            <w:divId w:val="995231354"/>
            <w:rPr>
              <w:rFonts w:ascii="Times New Roman" w:eastAsia="Times New Roman" w:hAnsi="Times New Roman" w:cs="Times New Roman"/>
              <w:color w:val="000000"/>
            </w:rPr>
          </w:pPr>
          <w:r w:rsidRPr="00406E3F">
            <w:rPr>
              <w:rFonts w:ascii="Times New Roman" w:eastAsia="Times New Roman" w:hAnsi="Times New Roman" w:cs="Times New Roman"/>
              <w:color w:val="000000"/>
            </w:rPr>
            <w:t>[24]</w:t>
          </w:r>
          <w:r w:rsidRPr="00406E3F">
            <w:rPr>
              <w:rFonts w:ascii="Times New Roman" w:eastAsia="Times New Roman" w:hAnsi="Times New Roman" w:cs="Times New Roman"/>
              <w:color w:val="000000"/>
            </w:rPr>
            <w:tab/>
            <w:t xml:space="preserve">M. Sultana, A.R. Sarker, N. Sheikh, R. Akram, N. Ali, R.A. </w:t>
          </w:r>
          <w:proofErr w:type="spellStart"/>
          <w:r w:rsidRPr="00406E3F">
            <w:rPr>
              <w:rFonts w:ascii="Times New Roman" w:eastAsia="Times New Roman" w:hAnsi="Times New Roman" w:cs="Times New Roman"/>
              <w:color w:val="000000"/>
            </w:rPr>
            <w:t>Mahumud</w:t>
          </w:r>
          <w:proofErr w:type="spellEnd"/>
          <w:r w:rsidRPr="00406E3F">
            <w:rPr>
              <w:rFonts w:ascii="Times New Roman" w:eastAsia="Times New Roman" w:hAnsi="Times New Roman" w:cs="Times New Roman"/>
              <w:color w:val="000000"/>
            </w:rPr>
            <w:t>, N.H. Alam, Prevalence, determinants and health care-seeking behavior of childhood acute respiratory tract infections in Bangladesh, PLOS ONE 14 (2019) e0210433. https://doi.org/10.1371/JOURNAL.PONE.0210433.</w:t>
          </w:r>
        </w:p>
        <w:p w14:paraId="4DC9A35C" w14:textId="77777777" w:rsidR="00D04EC9" w:rsidRPr="00406E3F" w:rsidRDefault="00D04EC9" w:rsidP="00750819">
          <w:pPr>
            <w:autoSpaceDE w:val="0"/>
            <w:autoSpaceDN w:val="0"/>
            <w:spacing w:line="240" w:lineRule="auto"/>
            <w:ind w:hanging="634"/>
            <w:divId w:val="691221795"/>
            <w:rPr>
              <w:rFonts w:ascii="Times New Roman" w:eastAsia="Times New Roman" w:hAnsi="Times New Roman" w:cs="Times New Roman"/>
              <w:color w:val="000000"/>
            </w:rPr>
          </w:pPr>
          <w:r w:rsidRPr="00406E3F">
            <w:rPr>
              <w:rFonts w:ascii="Times New Roman" w:eastAsia="Times New Roman" w:hAnsi="Times New Roman" w:cs="Times New Roman"/>
              <w:color w:val="000000"/>
            </w:rPr>
            <w:t>[25]</w:t>
          </w:r>
          <w:r w:rsidRPr="00406E3F">
            <w:rPr>
              <w:rFonts w:ascii="Times New Roman" w:eastAsia="Times New Roman" w:hAnsi="Times New Roman" w:cs="Times New Roman"/>
              <w:color w:val="000000"/>
            </w:rPr>
            <w:tab/>
            <w:t>H.A. Begum, R. Perveen, E. Chakma, L. Dewan, R.S. Afroze, D. Tangen, The challenges of geographical inclusive education in rural Bangladesh, International Journal of Inclusive Education 23 (2019) 7–22. https://doi.org/10.1080/13603116.2018.1514729.</w:t>
          </w:r>
        </w:p>
        <w:p w14:paraId="4B8CEB58" w14:textId="77777777" w:rsidR="00D04EC9" w:rsidRPr="00406E3F" w:rsidRDefault="00D04EC9" w:rsidP="00750819">
          <w:pPr>
            <w:autoSpaceDE w:val="0"/>
            <w:autoSpaceDN w:val="0"/>
            <w:spacing w:line="240" w:lineRule="auto"/>
            <w:ind w:hanging="634"/>
            <w:divId w:val="1696809746"/>
            <w:rPr>
              <w:rFonts w:ascii="Times New Roman" w:eastAsia="Times New Roman" w:hAnsi="Times New Roman" w:cs="Times New Roman"/>
              <w:color w:val="000000"/>
            </w:rPr>
          </w:pPr>
          <w:r w:rsidRPr="00406E3F">
            <w:rPr>
              <w:rFonts w:ascii="Times New Roman" w:eastAsia="Times New Roman" w:hAnsi="Times New Roman" w:cs="Times New Roman"/>
              <w:color w:val="000000"/>
            </w:rPr>
            <w:t>[26]</w:t>
          </w:r>
          <w:r w:rsidRPr="00406E3F">
            <w:rPr>
              <w:rFonts w:ascii="Times New Roman" w:eastAsia="Times New Roman" w:hAnsi="Times New Roman" w:cs="Times New Roman"/>
              <w:color w:val="000000"/>
            </w:rPr>
            <w:tab/>
          </w:r>
          <w:proofErr w:type="spellStart"/>
          <w:r w:rsidRPr="00406E3F">
            <w:rPr>
              <w:rFonts w:ascii="Times New Roman" w:eastAsia="Times New Roman" w:hAnsi="Times New Roman" w:cs="Times New Roman"/>
              <w:color w:val="000000"/>
            </w:rPr>
            <w:t>Progotir</w:t>
          </w:r>
          <w:proofErr w:type="spellEnd"/>
          <w:r w:rsidRPr="00406E3F">
            <w:rPr>
              <w:rFonts w:ascii="Times New Roman" w:eastAsia="Times New Roman" w:hAnsi="Times New Roman" w:cs="Times New Roman"/>
              <w:color w:val="000000"/>
            </w:rPr>
            <w:t xml:space="preserve"> </w:t>
          </w:r>
          <w:proofErr w:type="spellStart"/>
          <w:r w:rsidRPr="00406E3F">
            <w:rPr>
              <w:rFonts w:ascii="Times New Roman" w:eastAsia="Times New Roman" w:hAnsi="Times New Roman" w:cs="Times New Roman"/>
              <w:color w:val="000000"/>
            </w:rPr>
            <w:t>Pathey</w:t>
          </w:r>
          <w:proofErr w:type="spellEnd"/>
          <w:r w:rsidRPr="00406E3F">
            <w:rPr>
              <w:rFonts w:ascii="Times New Roman" w:eastAsia="Times New Roman" w:hAnsi="Times New Roman" w:cs="Times New Roman"/>
              <w:color w:val="000000"/>
            </w:rPr>
            <w:t>, Bangladesh multiple indicator cluster survey 2019 Key findings, (2019).</w:t>
          </w:r>
        </w:p>
        <w:p w14:paraId="782D7086" w14:textId="77777777" w:rsidR="00D04EC9" w:rsidRPr="00406E3F" w:rsidRDefault="00D04EC9" w:rsidP="00750819">
          <w:pPr>
            <w:autoSpaceDE w:val="0"/>
            <w:autoSpaceDN w:val="0"/>
            <w:spacing w:line="240" w:lineRule="auto"/>
            <w:ind w:hanging="634"/>
            <w:divId w:val="1990012298"/>
            <w:rPr>
              <w:rFonts w:ascii="Times New Roman" w:eastAsia="Times New Roman" w:hAnsi="Times New Roman" w:cs="Times New Roman"/>
              <w:color w:val="000000"/>
            </w:rPr>
          </w:pPr>
          <w:r w:rsidRPr="00406E3F">
            <w:rPr>
              <w:rFonts w:ascii="Times New Roman" w:eastAsia="Times New Roman" w:hAnsi="Times New Roman" w:cs="Times New Roman"/>
              <w:color w:val="000000"/>
            </w:rPr>
            <w:t>[27]</w:t>
          </w:r>
          <w:r w:rsidRPr="00406E3F">
            <w:rPr>
              <w:rFonts w:ascii="Times New Roman" w:eastAsia="Times New Roman" w:hAnsi="Times New Roman" w:cs="Times New Roman"/>
              <w:color w:val="000000"/>
            </w:rPr>
            <w:tab/>
            <w:t>WHO, Child growth standards, (2022). https://www.who.int/tools/child-growth-standards (accessed October 22, 2022).</w:t>
          </w:r>
        </w:p>
        <w:p w14:paraId="0242B18E" w14:textId="77777777" w:rsidR="00D04EC9" w:rsidRPr="00406E3F" w:rsidRDefault="00D04EC9" w:rsidP="00750819">
          <w:pPr>
            <w:autoSpaceDE w:val="0"/>
            <w:autoSpaceDN w:val="0"/>
            <w:spacing w:line="240" w:lineRule="auto"/>
            <w:ind w:hanging="634"/>
            <w:divId w:val="633175737"/>
            <w:rPr>
              <w:rFonts w:ascii="Times New Roman" w:eastAsia="Times New Roman" w:hAnsi="Times New Roman" w:cs="Times New Roman"/>
              <w:color w:val="000000"/>
            </w:rPr>
          </w:pPr>
          <w:r w:rsidRPr="00406E3F">
            <w:rPr>
              <w:rFonts w:ascii="Times New Roman" w:eastAsia="Times New Roman" w:hAnsi="Times New Roman" w:cs="Times New Roman"/>
              <w:color w:val="000000"/>
            </w:rPr>
            <w:t>[28]</w:t>
          </w:r>
          <w:r w:rsidRPr="00406E3F">
            <w:rPr>
              <w:rFonts w:ascii="Times New Roman" w:eastAsia="Times New Roman" w:hAnsi="Times New Roman" w:cs="Times New Roman"/>
              <w:color w:val="000000"/>
            </w:rPr>
            <w:tab/>
            <w:t xml:space="preserve">M. Nayeem Hasan, M.I. Abdul Baker Chowdhury, J. Jahan, S. Jahan, N.U. Ahmed ID, M. Jamal Uddin, Cesarean delivery and early childhood diseases in Bangladesh: An analysis of </w:t>
          </w:r>
          <w:r w:rsidRPr="00406E3F">
            <w:rPr>
              <w:rFonts w:ascii="Times New Roman" w:eastAsia="Times New Roman" w:hAnsi="Times New Roman" w:cs="Times New Roman"/>
              <w:color w:val="000000"/>
            </w:rPr>
            <w:lastRenderedPageBreak/>
            <w:t>Demographic and Health Survey (BDHS) and Multiple Indicator Cluster Survey (MICS), (2020). https://doi.org/10.1371/journal.pone.0242864.</w:t>
          </w:r>
        </w:p>
        <w:p w14:paraId="53A24537" w14:textId="77777777" w:rsidR="00D04EC9" w:rsidRPr="00406E3F" w:rsidRDefault="00D04EC9" w:rsidP="00750819">
          <w:pPr>
            <w:autoSpaceDE w:val="0"/>
            <w:autoSpaceDN w:val="0"/>
            <w:spacing w:line="240" w:lineRule="auto"/>
            <w:ind w:hanging="634"/>
            <w:divId w:val="1458327822"/>
            <w:rPr>
              <w:rFonts w:ascii="Times New Roman" w:eastAsia="Times New Roman" w:hAnsi="Times New Roman" w:cs="Times New Roman"/>
              <w:color w:val="000000"/>
            </w:rPr>
          </w:pPr>
          <w:r w:rsidRPr="00406E3F">
            <w:rPr>
              <w:rFonts w:ascii="Times New Roman" w:eastAsia="Times New Roman" w:hAnsi="Times New Roman" w:cs="Times New Roman"/>
              <w:color w:val="000000"/>
            </w:rPr>
            <w:t>[29]</w:t>
          </w:r>
          <w:r w:rsidRPr="00406E3F">
            <w:rPr>
              <w:rFonts w:ascii="Times New Roman" w:eastAsia="Times New Roman" w:hAnsi="Times New Roman" w:cs="Times New Roman"/>
              <w:color w:val="000000"/>
            </w:rPr>
            <w:tab/>
            <w:t xml:space="preserve">J.A. Cook, A. Rajbhandari, </w:t>
          </w:r>
          <w:proofErr w:type="spellStart"/>
          <w:r w:rsidRPr="00406E3F">
            <w:rPr>
              <w:rFonts w:ascii="Times New Roman" w:eastAsia="Times New Roman" w:hAnsi="Times New Roman" w:cs="Times New Roman"/>
              <w:color w:val="000000"/>
            </w:rPr>
            <w:t>Heckroccurve</w:t>
          </w:r>
          <w:proofErr w:type="spellEnd"/>
          <w:r w:rsidRPr="00406E3F">
            <w:rPr>
              <w:rFonts w:ascii="Times New Roman" w:eastAsia="Times New Roman" w:hAnsi="Times New Roman" w:cs="Times New Roman"/>
              <w:color w:val="000000"/>
            </w:rPr>
            <w:t>: ROC curves for selected samples, Stata Journal 18 (2018) 174–183. https://doi.org/10.1177/1536867X1801800110.</w:t>
          </w:r>
        </w:p>
        <w:p w14:paraId="13462467" w14:textId="77777777" w:rsidR="00D04EC9" w:rsidRPr="00406E3F" w:rsidRDefault="00D04EC9" w:rsidP="00750819">
          <w:pPr>
            <w:autoSpaceDE w:val="0"/>
            <w:autoSpaceDN w:val="0"/>
            <w:spacing w:line="240" w:lineRule="auto"/>
            <w:ind w:hanging="634"/>
            <w:divId w:val="746000609"/>
            <w:rPr>
              <w:rFonts w:ascii="Times New Roman" w:eastAsia="Times New Roman" w:hAnsi="Times New Roman" w:cs="Times New Roman"/>
              <w:color w:val="000000"/>
            </w:rPr>
          </w:pPr>
          <w:r w:rsidRPr="00406E3F">
            <w:rPr>
              <w:rFonts w:ascii="Times New Roman" w:eastAsia="Times New Roman" w:hAnsi="Times New Roman" w:cs="Times New Roman"/>
              <w:color w:val="000000"/>
            </w:rPr>
            <w:t>[30]</w:t>
          </w:r>
          <w:r w:rsidRPr="00406E3F">
            <w:rPr>
              <w:rFonts w:ascii="Times New Roman" w:eastAsia="Times New Roman" w:hAnsi="Times New Roman" w:cs="Times New Roman"/>
              <w:color w:val="000000"/>
            </w:rPr>
            <w:tab/>
            <w:t xml:space="preserve">M.N. Hasan, S. </w:t>
          </w:r>
          <w:proofErr w:type="spellStart"/>
          <w:r w:rsidRPr="00406E3F">
            <w:rPr>
              <w:rFonts w:ascii="Times New Roman" w:eastAsia="Times New Roman" w:hAnsi="Times New Roman" w:cs="Times New Roman"/>
              <w:color w:val="000000"/>
            </w:rPr>
            <w:t>Tambuly</w:t>
          </w:r>
          <w:proofErr w:type="spellEnd"/>
          <w:r w:rsidRPr="00406E3F">
            <w:rPr>
              <w:rFonts w:ascii="Times New Roman" w:eastAsia="Times New Roman" w:hAnsi="Times New Roman" w:cs="Times New Roman"/>
              <w:color w:val="000000"/>
            </w:rPr>
            <w:t>, K.F. Trisha, M.A. Haque, M.A.B. Chowdhury, M.J. Uddin, Knowledge of HIV/AIDS among married women in Bangladesh: analysis of three consecutive multiple indicator cluster surveys (MICS), AIDS Res Ther 19 (2022) 1–10. https://doi.org/10.1186/S12981-022-00495-8/TABLES/3.</w:t>
          </w:r>
        </w:p>
        <w:p w14:paraId="04EF5099" w14:textId="77777777" w:rsidR="00D04EC9" w:rsidRPr="00406E3F" w:rsidRDefault="00D04EC9" w:rsidP="00750819">
          <w:pPr>
            <w:autoSpaceDE w:val="0"/>
            <w:autoSpaceDN w:val="0"/>
            <w:spacing w:line="240" w:lineRule="auto"/>
            <w:ind w:hanging="634"/>
            <w:divId w:val="1752237589"/>
            <w:rPr>
              <w:rFonts w:ascii="Times New Roman" w:eastAsia="Times New Roman" w:hAnsi="Times New Roman" w:cs="Times New Roman"/>
              <w:color w:val="000000"/>
            </w:rPr>
          </w:pPr>
          <w:r w:rsidRPr="00406E3F">
            <w:rPr>
              <w:rFonts w:ascii="Times New Roman" w:eastAsia="Times New Roman" w:hAnsi="Times New Roman" w:cs="Times New Roman"/>
              <w:color w:val="000000"/>
            </w:rPr>
            <w:t>[31]</w:t>
          </w:r>
          <w:r w:rsidRPr="00406E3F">
            <w:rPr>
              <w:rFonts w:ascii="Times New Roman" w:eastAsia="Times New Roman" w:hAnsi="Times New Roman" w:cs="Times New Roman"/>
              <w:color w:val="000000"/>
            </w:rPr>
            <w:tab/>
            <w:t>M.W. Fagerland, D.W. Hosmer, A generalized Hosmer-</w:t>
          </w:r>
          <w:proofErr w:type="spellStart"/>
          <w:r w:rsidRPr="00406E3F">
            <w:rPr>
              <w:rFonts w:ascii="Times New Roman" w:eastAsia="Times New Roman" w:hAnsi="Times New Roman" w:cs="Times New Roman"/>
              <w:color w:val="000000"/>
            </w:rPr>
            <w:t>Lemeshow</w:t>
          </w:r>
          <w:proofErr w:type="spellEnd"/>
          <w:r w:rsidRPr="00406E3F">
            <w:rPr>
              <w:rFonts w:ascii="Times New Roman" w:eastAsia="Times New Roman" w:hAnsi="Times New Roman" w:cs="Times New Roman"/>
              <w:color w:val="000000"/>
            </w:rPr>
            <w:t xml:space="preserve"> goodness-of-fit test for multinomial logistic regression models, Stata Journal 12 (2012) 447–453. https://doi.org/10.1177/1536867X1201200307.</w:t>
          </w:r>
        </w:p>
        <w:p w14:paraId="6BF3B481" w14:textId="77777777" w:rsidR="00D04EC9" w:rsidRPr="00406E3F" w:rsidRDefault="00D04EC9" w:rsidP="00750819">
          <w:pPr>
            <w:autoSpaceDE w:val="0"/>
            <w:autoSpaceDN w:val="0"/>
            <w:spacing w:line="240" w:lineRule="auto"/>
            <w:ind w:hanging="634"/>
            <w:divId w:val="1945729363"/>
            <w:rPr>
              <w:rFonts w:ascii="Times New Roman" w:eastAsia="Times New Roman" w:hAnsi="Times New Roman" w:cs="Times New Roman"/>
              <w:color w:val="000000"/>
            </w:rPr>
          </w:pPr>
          <w:r w:rsidRPr="00406E3F">
            <w:rPr>
              <w:rFonts w:ascii="Times New Roman" w:eastAsia="Times New Roman" w:hAnsi="Times New Roman" w:cs="Times New Roman"/>
              <w:color w:val="000000"/>
            </w:rPr>
            <w:t>[32]</w:t>
          </w:r>
          <w:r w:rsidRPr="00406E3F">
            <w:rPr>
              <w:rFonts w:ascii="Times New Roman" w:eastAsia="Times New Roman" w:hAnsi="Times New Roman" w:cs="Times New Roman"/>
              <w:color w:val="000000"/>
            </w:rPr>
            <w:tab/>
            <w:t xml:space="preserve">G. </w:t>
          </w:r>
          <w:proofErr w:type="spellStart"/>
          <w:r w:rsidRPr="00406E3F">
            <w:rPr>
              <w:rFonts w:ascii="Times New Roman" w:eastAsia="Times New Roman" w:hAnsi="Times New Roman" w:cs="Times New Roman"/>
              <w:color w:val="000000"/>
            </w:rPr>
            <w:t>Nattino</w:t>
          </w:r>
          <w:proofErr w:type="spellEnd"/>
          <w:r w:rsidRPr="00406E3F">
            <w:rPr>
              <w:rFonts w:ascii="Times New Roman" w:eastAsia="Times New Roman" w:hAnsi="Times New Roman" w:cs="Times New Roman"/>
              <w:color w:val="000000"/>
            </w:rPr>
            <w:t xml:space="preserve">, S. </w:t>
          </w:r>
          <w:proofErr w:type="spellStart"/>
          <w:r w:rsidRPr="00406E3F">
            <w:rPr>
              <w:rFonts w:ascii="Times New Roman" w:eastAsia="Times New Roman" w:hAnsi="Times New Roman" w:cs="Times New Roman"/>
              <w:color w:val="000000"/>
            </w:rPr>
            <w:t>Lemeshow</w:t>
          </w:r>
          <w:proofErr w:type="spellEnd"/>
          <w:r w:rsidRPr="00406E3F">
            <w:rPr>
              <w:rFonts w:ascii="Times New Roman" w:eastAsia="Times New Roman" w:hAnsi="Times New Roman" w:cs="Times New Roman"/>
              <w:color w:val="000000"/>
            </w:rPr>
            <w:t xml:space="preserve">, G. Phillips, S. </w:t>
          </w:r>
          <w:proofErr w:type="spellStart"/>
          <w:r w:rsidRPr="00406E3F">
            <w:rPr>
              <w:rFonts w:ascii="Times New Roman" w:eastAsia="Times New Roman" w:hAnsi="Times New Roman" w:cs="Times New Roman"/>
              <w:color w:val="000000"/>
            </w:rPr>
            <w:t>Finazzi</w:t>
          </w:r>
          <w:proofErr w:type="spellEnd"/>
          <w:r w:rsidRPr="00406E3F">
            <w:rPr>
              <w:rFonts w:ascii="Times New Roman" w:eastAsia="Times New Roman" w:hAnsi="Times New Roman" w:cs="Times New Roman"/>
              <w:color w:val="000000"/>
            </w:rPr>
            <w:t>, G. Bertolini, Assessing the calibration of dichotomous outcome models with the calibration belt, The Stata Journal 17 (2017) 1003–1014.</w:t>
          </w:r>
        </w:p>
        <w:p w14:paraId="7F60982B" w14:textId="77777777" w:rsidR="00D04EC9" w:rsidRPr="00406E3F" w:rsidRDefault="00D04EC9" w:rsidP="00750819">
          <w:pPr>
            <w:autoSpaceDE w:val="0"/>
            <w:autoSpaceDN w:val="0"/>
            <w:spacing w:line="240" w:lineRule="auto"/>
            <w:ind w:hanging="634"/>
            <w:divId w:val="2095390873"/>
            <w:rPr>
              <w:rFonts w:ascii="Times New Roman" w:eastAsia="Times New Roman" w:hAnsi="Times New Roman" w:cs="Times New Roman"/>
              <w:color w:val="000000"/>
            </w:rPr>
          </w:pPr>
          <w:r w:rsidRPr="00406E3F">
            <w:rPr>
              <w:rFonts w:ascii="Times New Roman" w:eastAsia="Times New Roman" w:hAnsi="Times New Roman" w:cs="Times New Roman"/>
              <w:color w:val="000000"/>
            </w:rPr>
            <w:t>[33]</w:t>
          </w:r>
          <w:r w:rsidRPr="00406E3F">
            <w:rPr>
              <w:rFonts w:ascii="Times New Roman" w:eastAsia="Times New Roman" w:hAnsi="Times New Roman" w:cs="Times New Roman"/>
              <w:color w:val="000000"/>
            </w:rPr>
            <w:tab/>
            <w:t>Stata, Survey Data Analysis in Stata, (2022). https://stats.oarc.ucla.edu/stata/seminars/svy-stata-8/ (accessed November 9, 2022).</w:t>
          </w:r>
        </w:p>
        <w:p w14:paraId="37BAAB9F" w14:textId="77777777" w:rsidR="00D04EC9" w:rsidRPr="00406E3F" w:rsidRDefault="00D04EC9" w:rsidP="00750819">
          <w:pPr>
            <w:autoSpaceDE w:val="0"/>
            <w:autoSpaceDN w:val="0"/>
            <w:spacing w:line="240" w:lineRule="auto"/>
            <w:ind w:hanging="634"/>
            <w:divId w:val="596714688"/>
            <w:rPr>
              <w:rFonts w:ascii="Times New Roman" w:eastAsia="Times New Roman" w:hAnsi="Times New Roman" w:cs="Times New Roman"/>
              <w:color w:val="000000"/>
            </w:rPr>
          </w:pPr>
          <w:r w:rsidRPr="00406E3F">
            <w:rPr>
              <w:rFonts w:ascii="Times New Roman" w:eastAsia="Times New Roman" w:hAnsi="Times New Roman" w:cs="Times New Roman"/>
              <w:color w:val="000000"/>
            </w:rPr>
            <w:t>[34]</w:t>
          </w:r>
          <w:r w:rsidRPr="00406E3F">
            <w:rPr>
              <w:rFonts w:ascii="Times New Roman" w:eastAsia="Times New Roman" w:hAnsi="Times New Roman" w:cs="Times New Roman"/>
              <w:color w:val="000000"/>
            </w:rPr>
            <w:tab/>
            <w:t>K. Parang, L.I. Wiebe, E.E. Knaus, Novel Approaches for Designing 5 ’ -O -Ester Prodrugs of 3 ’ -Azido- 2 ’, 3 ’ -dideoxythymidine ( AZT ), (2000) 995–1039.</w:t>
          </w:r>
        </w:p>
        <w:p w14:paraId="0F56D24C" w14:textId="77777777" w:rsidR="00D04EC9" w:rsidRPr="00406E3F" w:rsidRDefault="00D04EC9" w:rsidP="00750819">
          <w:pPr>
            <w:autoSpaceDE w:val="0"/>
            <w:autoSpaceDN w:val="0"/>
            <w:spacing w:line="240" w:lineRule="auto"/>
            <w:ind w:hanging="634"/>
            <w:divId w:val="1304044283"/>
            <w:rPr>
              <w:rFonts w:ascii="Times New Roman" w:eastAsia="Times New Roman" w:hAnsi="Times New Roman" w:cs="Times New Roman"/>
              <w:color w:val="000000"/>
            </w:rPr>
          </w:pPr>
          <w:r w:rsidRPr="00406E3F">
            <w:rPr>
              <w:rFonts w:ascii="Times New Roman" w:eastAsia="Times New Roman" w:hAnsi="Times New Roman" w:cs="Times New Roman"/>
              <w:color w:val="000000"/>
            </w:rPr>
            <w:t>[35]</w:t>
          </w:r>
          <w:r w:rsidRPr="00406E3F">
            <w:rPr>
              <w:rFonts w:ascii="Times New Roman" w:eastAsia="Times New Roman" w:hAnsi="Times New Roman" w:cs="Times New Roman"/>
              <w:color w:val="000000"/>
            </w:rPr>
            <w:tab/>
            <w:t>M.N. Hasan, M.R. Babu, M.A.B. Chowdhury, M.M. Rahman, N. Hasan, R. Kabir, M.J. Uddin, Early childhood developmental status and its associated factors in Bangladesh: a comparison of two consecutive nationally representative surveys, BMC Public Health 23 (2023) 1–13. https://doi.org/10.1186/S12889-023-15617-8/TABLES/4.</w:t>
          </w:r>
        </w:p>
        <w:p w14:paraId="10CE77CB" w14:textId="77777777" w:rsidR="00D04EC9" w:rsidRPr="00406E3F" w:rsidRDefault="00D04EC9" w:rsidP="00750819">
          <w:pPr>
            <w:autoSpaceDE w:val="0"/>
            <w:autoSpaceDN w:val="0"/>
            <w:spacing w:line="240" w:lineRule="auto"/>
            <w:ind w:hanging="634"/>
            <w:divId w:val="1285304839"/>
            <w:rPr>
              <w:rFonts w:ascii="Times New Roman" w:eastAsia="Times New Roman" w:hAnsi="Times New Roman" w:cs="Times New Roman"/>
              <w:color w:val="000000"/>
            </w:rPr>
          </w:pPr>
          <w:r w:rsidRPr="00406E3F">
            <w:rPr>
              <w:rFonts w:ascii="Times New Roman" w:eastAsia="Times New Roman" w:hAnsi="Times New Roman" w:cs="Times New Roman"/>
              <w:color w:val="000000"/>
            </w:rPr>
            <w:t>[36]</w:t>
          </w:r>
          <w:r w:rsidRPr="00406E3F">
            <w:rPr>
              <w:rFonts w:ascii="Times New Roman" w:eastAsia="Times New Roman" w:hAnsi="Times New Roman" w:cs="Times New Roman"/>
              <w:color w:val="000000"/>
            </w:rPr>
            <w:tab/>
            <w:t>N. Kamal, S. Curtis, M.S. Hasan, K. Jamil, Trends in equity in use of maternal health services in urban and rural Bangladesh, International Journal for Equity in Health 15 (2016) 1–11. https://doi.org/10.1186/s12939-016-0311-2.</w:t>
          </w:r>
        </w:p>
        <w:p w14:paraId="5BD6537A" w14:textId="77777777" w:rsidR="00D04EC9" w:rsidRPr="00406E3F" w:rsidRDefault="00D04EC9" w:rsidP="00750819">
          <w:pPr>
            <w:autoSpaceDE w:val="0"/>
            <w:autoSpaceDN w:val="0"/>
            <w:spacing w:line="240" w:lineRule="auto"/>
            <w:ind w:hanging="634"/>
            <w:divId w:val="1476023729"/>
            <w:rPr>
              <w:rFonts w:ascii="Times New Roman" w:eastAsia="Times New Roman" w:hAnsi="Times New Roman" w:cs="Times New Roman"/>
              <w:color w:val="000000"/>
            </w:rPr>
          </w:pPr>
          <w:r w:rsidRPr="00406E3F">
            <w:rPr>
              <w:rFonts w:ascii="Times New Roman" w:eastAsia="Times New Roman" w:hAnsi="Times New Roman" w:cs="Times New Roman"/>
              <w:color w:val="000000"/>
            </w:rPr>
            <w:t>[37]</w:t>
          </w:r>
          <w:r w:rsidRPr="00406E3F">
            <w:rPr>
              <w:rFonts w:ascii="Times New Roman" w:eastAsia="Times New Roman" w:hAnsi="Times New Roman" w:cs="Times New Roman"/>
              <w:color w:val="000000"/>
            </w:rPr>
            <w:tab/>
            <w:t>Y. Chen, H. Li, Mother’s education and child health: Is there a nurturing effect?, Journal of Health Economics 28 (2009) 413–426. https://doi.org/10.1016/j.jhealeco.2008.10.005.</w:t>
          </w:r>
        </w:p>
        <w:p w14:paraId="484D5A05" w14:textId="77777777" w:rsidR="00D04EC9" w:rsidRPr="00406E3F" w:rsidRDefault="00D04EC9" w:rsidP="00750819">
          <w:pPr>
            <w:autoSpaceDE w:val="0"/>
            <w:autoSpaceDN w:val="0"/>
            <w:spacing w:line="240" w:lineRule="auto"/>
            <w:ind w:hanging="634"/>
            <w:divId w:val="1937789443"/>
            <w:rPr>
              <w:rFonts w:ascii="Times New Roman" w:eastAsia="Times New Roman" w:hAnsi="Times New Roman" w:cs="Times New Roman"/>
              <w:color w:val="000000"/>
            </w:rPr>
          </w:pPr>
          <w:r w:rsidRPr="00406E3F">
            <w:rPr>
              <w:rFonts w:ascii="Times New Roman" w:eastAsia="Times New Roman" w:hAnsi="Times New Roman" w:cs="Times New Roman"/>
              <w:color w:val="000000"/>
            </w:rPr>
            <w:t>[38]</w:t>
          </w:r>
          <w:r w:rsidRPr="00406E3F">
            <w:rPr>
              <w:rFonts w:ascii="Times New Roman" w:eastAsia="Times New Roman" w:hAnsi="Times New Roman" w:cs="Times New Roman"/>
              <w:color w:val="000000"/>
            </w:rPr>
            <w:tab/>
            <w:t>B.A. Abuya, J. Ciera, E. Kimani-Murage, Effect of mother’s education on child’s nutritional status in the slums of Nairobi, BMC Pediatrics 12 (2012) 80. https://doi.org/10.1186/1471-2431-12-80.</w:t>
          </w:r>
        </w:p>
        <w:p w14:paraId="5A833E77" w14:textId="77777777" w:rsidR="00D04EC9" w:rsidRPr="00406E3F" w:rsidRDefault="00D04EC9" w:rsidP="00750819">
          <w:pPr>
            <w:autoSpaceDE w:val="0"/>
            <w:autoSpaceDN w:val="0"/>
            <w:spacing w:line="240" w:lineRule="auto"/>
            <w:ind w:hanging="634"/>
            <w:divId w:val="1863854774"/>
            <w:rPr>
              <w:rFonts w:ascii="Times New Roman" w:eastAsia="Times New Roman" w:hAnsi="Times New Roman" w:cs="Times New Roman"/>
              <w:color w:val="000000"/>
            </w:rPr>
          </w:pPr>
          <w:r w:rsidRPr="00406E3F">
            <w:rPr>
              <w:rFonts w:ascii="Times New Roman" w:eastAsia="Times New Roman" w:hAnsi="Times New Roman" w:cs="Times New Roman"/>
              <w:color w:val="000000"/>
            </w:rPr>
            <w:t>[39]</w:t>
          </w:r>
          <w:r w:rsidRPr="00406E3F">
            <w:rPr>
              <w:rFonts w:ascii="Times New Roman" w:eastAsia="Times New Roman" w:hAnsi="Times New Roman" w:cs="Times New Roman"/>
              <w:color w:val="000000"/>
            </w:rPr>
            <w:tab/>
            <w:t>D. Thomas, J. Strauss, M. Henriques, J. Strauss, M. Henriques, Board of Regents of the University of Wisconsin System How Does Mother ’ s Education Affect Child Height ?, 26 (2016) 183–211.</w:t>
          </w:r>
        </w:p>
        <w:p w14:paraId="78005476" w14:textId="77777777" w:rsidR="00D04EC9" w:rsidRPr="00406E3F" w:rsidRDefault="00D04EC9" w:rsidP="00750819">
          <w:pPr>
            <w:autoSpaceDE w:val="0"/>
            <w:autoSpaceDN w:val="0"/>
            <w:spacing w:line="240" w:lineRule="auto"/>
            <w:ind w:hanging="634"/>
            <w:divId w:val="2124690519"/>
            <w:rPr>
              <w:rFonts w:ascii="Times New Roman" w:eastAsia="Times New Roman" w:hAnsi="Times New Roman" w:cs="Times New Roman"/>
              <w:color w:val="000000"/>
            </w:rPr>
          </w:pPr>
          <w:r w:rsidRPr="00406E3F">
            <w:rPr>
              <w:rFonts w:ascii="Times New Roman" w:eastAsia="Times New Roman" w:hAnsi="Times New Roman" w:cs="Times New Roman"/>
              <w:color w:val="000000"/>
            </w:rPr>
            <w:t>[40]</w:t>
          </w:r>
          <w:r w:rsidRPr="00406E3F">
            <w:rPr>
              <w:rFonts w:ascii="Times New Roman" w:eastAsia="Times New Roman" w:hAnsi="Times New Roman" w:cs="Times New Roman"/>
              <w:color w:val="000000"/>
            </w:rPr>
            <w:tab/>
            <w:t>L. Weng, Z. Wu, W. Xiao, Research in the use of picture books in educational activities in five domains of early childhood education, in: ACM International Conference Proceeding Series, 2021. https://doi.org/10.1145/3456887.3456935.</w:t>
          </w:r>
        </w:p>
        <w:p w14:paraId="3FB52F06" w14:textId="77777777" w:rsidR="00D04EC9" w:rsidRPr="00406E3F" w:rsidRDefault="00D04EC9" w:rsidP="00750819">
          <w:pPr>
            <w:autoSpaceDE w:val="0"/>
            <w:autoSpaceDN w:val="0"/>
            <w:spacing w:line="240" w:lineRule="auto"/>
            <w:ind w:hanging="634"/>
            <w:divId w:val="1450509777"/>
            <w:rPr>
              <w:rFonts w:ascii="Times New Roman" w:eastAsia="Times New Roman" w:hAnsi="Times New Roman" w:cs="Times New Roman"/>
              <w:color w:val="000000"/>
            </w:rPr>
          </w:pPr>
          <w:r w:rsidRPr="00406E3F">
            <w:rPr>
              <w:rFonts w:ascii="Times New Roman" w:eastAsia="Times New Roman" w:hAnsi="Times New Roman" w:cs="Times New Roman"/>
              <w:color w:val="000000"/>
            </w:rPr>
            <w:t>[41]</w:t>
          </w:r>
          <w:r w:rsidRPr="00406E3F">
            <w:rPr>
              <w:rFonts w:ascii="Times New Roman" w:eastAsia="Times New Roman" w:hAnsi="Times New Roman" w:cs="Times New Roman"/>
              <w:color w:val="000000"/>
            </w:rPr>
            <w:tab/>
            <w:t>GDHS, Ghana demographic health survey, 2014.</w:t>
          </w:r>
        </w:p>
        <w:p w14:paraId="24D9D245" w14:textId="77777777" w:rsidR="00D04EC9" w:rsidRPr="00406E3F" w:rsidRDefault="00D04EC9" w:rsidP="00750819">
          <w:pPr>
            <w:autoSpaceDE w:val="0"/>
            <w:autoSpaceDN w:val="0"/>
            <w:spacing w:line="240" w:lineRule="auto"/>
            <w:ind w:hanging="634"/>
            <w:divId w:val="1457945590"/>
            <w:rPr>
              <w:rFonts w:ascii="Times New Roman" w:eastAsia="Times New Roman" w:hAnsi="Times New Roman" w:cs="Times New Roman"/>
              <w:color w:val="000000"/>
            </w:rPr>
          </w:pPr>
          <w:r w:rsidRPr="00406E3F">
            <w:rPr>
              <w:rFonts w:ascii="Times New Roman" w:eastAsia="Times New Roman" w:hAnsi="Times New Roman" w:cs="Times New Roman"/>
              <w:color w:val="000000"/>
            </w:rPr>
            <w:t>[42]</w:t>
          </w:r>
          <w:r w:rsidRPr="00406E3F">
            <w:rPr>
              <w:rFonts w:ascii="Times New Roman" w:eastAsia="Times New Roman" w:hAnsi="Times New Roman" w:cs="Times New Roman"/>
              <w:color w:val="000000"/>
            </w:rPr>
            <w:tab/>
            <w:t xml:space="preserve">E. Acquah, E.K.M. </w:t>
          </w:r>
          <w:proofErr w:type="spellStart"/>
          <w:r w:rsidRPr="00406E3F">
            <w:rPr>
              <w:rFonts w:ascii="Times New Roman" w:eastAsia="Times New Roman" w:hAnsi="Times New Roman" w:cs="Times New Roman"/>
              <w:color w:val="000000"/>
            </w:rPr>
            <w:t>Darteh</w:t>
          </w:r>
          <w:proofErr w:type="spellEnd"/>
          <w:r w:rsidRPr="00406E3F">
            <w:rPr>
              <w:rFonts w:ascii="Times New Roman" w:eastAsia="Times New Roman" w:hAnsi="Times New Roman" w:cs="Times New Roman"/>
              <w:color w:val="000000"/>
            </w:rPr>
            <w:t>, H. Amu, D.K.A. Adjei, Predictors of underweight in children under-five years in Ghana, 53 (2019) 71–78.</w:t>
          </w:r>
        </w:p>
        <w:p w14:paraId="536479C8" w14:textId="77777777" w:rsidR="00D04EC9" w:rsidRPr="00406E3F" w:rsidRDefault="00D04EC9" w:rsidP="00750819">
          <w:pPr>
            <w:autoSpaceDE w:val="0"/>
            <w:autoSpaceDN w:val="0"/>
            <w:spacing w:line="240" w:lineRule="auto"/>
            <w:ind w:hanging="634"/>
            <w:divId w:val="2005472636"/>
            <w:rPr>
              <w:rFonts w:ascii="Times New Roman" w:eastAsia="Times New Roman" w:hAnsi="Times New Roman" w:cs="Times New Roman"/>
              <w:color w:val="000000"/>
            </w:rPr>
          </w:pPr>
          <w:r w:rsidRPr="00406E3F">
            <w:rPr>
              <w:rFonts w:ascii="Times New Roman" w:eastAsia="Times New Roman" w:hAnsi="Times New Roman" w:cs="Times New Roman"/>
              <w:color w:val="000000"/>
            </w:rPr>
            <w:t>[43]</w:t>
          </w:r>
          <w:r w:rsidRPr="00406E3F">
            <w:rPr>
              <w:rFonts w:ascii="Times New Roman" w:eastAsia="Times New Roman" w:hAnsi="Times New Roman" w:cs="Times New Roman"/>
              <w:color w:val="000000"/>
            </w:rPr>
            <w:tab/>
            <w:t>T. Millennium, D. Goals, The Millennium Development Goals Report, (2010).</w:t>
          </w:r>
        </w:p>
        <w:p w14:paraId="50A0C9E4" w14:textId="77777777" w:rsidR="00D04EC9" w:rsidRPr="00406E3F" w:rsidRDefault="00D04EC9" w:rsidP="00750819">
          <w:pPr>
            <w:autoSpaceDE w:val="0"/>
            <w:autoSpaceDN w:val="0"/>
            <w:spacing w:line="240" w:lineRule="auto"/>
            <w:ind w:hanging="634"/>
            <w:divId w:val="1136534488"/>
            <w:rPr>
              <w:rFonts w:ascii="Times New Roman" w:eastAsia="Times New Roman" w:hAnsi="Times New Roman" w:cs="Times New Roman"/>
              <w:color w:val="000000"/>
            </w:rPr>
          </w:pPr>
          <w:r w:rsidRPr="00406E3F">
            <w:rPr>
              <w:rFonts w:ascii="Times New Roman" w:eastAsia="Times New Roman" w:hAnsi="Times New Roman" w:cs="Times New Roman"/>
              <w:color w:val="000000"/>
            </w:rPr>
            <w:t>[44]</w:t>
          </w:r>
          <w:r w:rsidRPr="00406E3F">
            <w:rPr>
              <w:rFonts w:ascii="Times New Roman" w:eastAsia="Times New Roman" w:hAnsi="Times New Roman" w:cs="Times New Roman"/>
              <w:color w:val="000000"/>
            </w:rPr>
            <w:tab/>
            <w:t xml:space="preserve">N. </w:t>
          </w:r>
          <w:proofErr w:type="spellStart"/>
          <w:r w:rsidRPr="00406E3F">
            <w:rPr>
              <w:rFonts w:ascii="Times New Roman" w:eastAsia="Times New Roman" w:hAnsi="Times New Roman" w:cs="Times New Roman"/>
              <w:color w:val="000000"/>
            </w:rPr>
            <w:t>Selomon</w:t>
          </w:r>
          <w:proofErr w:type="spellEnd"/>
          <w:r w:rsidRPr="00406E3F">
            <w:rPr>
              <w:rFonts w:ascii="Times New Roman" w:eastAsia="Times New Roman" w:hAnsi="Times New Roman" w:cs="Times New Roman"/>
              <w:color w:val="000000"/>
            </w:rPr>
            <w:t xml:space="preserve"> Tibebu, T. Dessie </w:t>
          </w:r>
          <w:proofErr w:type="spellStart"/>
          <w:r w:rsidRPr="00406E3F">
            <w:rPr>
              <w:rFonts w:ascii="Times New Roman" w:eastAsia="Times New Roman" w:hAnsi="Times New Roman" w:cs="Times New Roman"/>
              <w:color w:val="000000"/>
            </w:rPr>
            <w:t>Emiru</w:t>
          </w:r>
          <w:proofErr w:type="spellEnd"/>
          <w:r w:rsidRPr="00406E3F">
            <w:rPr>
              <w:rFonts w:ascii="Times New Roman" w:eastAsia="Times New Roman" w:hAnsi="Times New Roman" w:cs="Times New Roman"/>
              <w:color w:val="000000"/>
            </w:rPr>
            <w:t xml:space="preserve">, C. Marew Tiruneh, B. Dessie Getu, K. </w:t>
          </w:r>
          <w:proofErr w:type="spellStart"/>
          <w:r w:rsidRPr="00406E3F">
            <w:rPr>
              <w:rFonts w:ascii="Times New Roman" w:eastAsia="Times New Roman" w:hAnsi="Times New Roman" w:cs="Times New Roman"/>
              <w:color w:val="000000"/>
            </w:rPr>
            <w:t>Amogne</w:t>
          </w:r>
          <w:proofErr w:type="spellEnd"/>
          <w:r w:rsidRPr="00406E3F">
            <w:rPr>
              <w:rFonts w:ascii="Times New Roman" w:eastAsia="Times New Roman" w:hAnsi="Times New Roman" w:cs="Times New Roman"/>
              <w:color w:val="000000"/>
            </w:rPr>
            <w:t xml:space="preserve"> </w:t>
          </w:r>
          <w:proofErr w:type="spellStart"/>
          <w:r w:rsidRPr="00406E3F">
            <w:rPr>
              <w:rFonts w:ascii="Times New Roman" w:eastAsia="Times New Roman" w:hAnsi="Times New Roman" w:cs="Times New Roman"/>
              <w:color w:val="000000"/>
            </w:rPr>
            <w:t>Azanaw</w:t>
          </w:r>
          <w:proofErr w:type="spellEnd"/>
          <w:r w:rsidRPr="00406E3F">
            <w:rPr>
              <w:rFonts w:ascii="Times New Roman" w:eastAsia="Times New Roman" w:hAnsi="Times New Roman" w:cs="Times New Roman"/>
              <w:color w:val="000000"/>
            </w:rPr>
            <w:t>, A Community-Based Cross-Sectional Study, Pediatric Health (2020). https://doi.org/10.2147/PHMT.S288071.</w:t>
          </w:r>
        </w:p>
        <w:p w14:paraId="436E20AC" w14:textId="77777777" w:rsidR="00D04EC9" w:rsidRPr="00406E3F" w:rsidRDefault="00D04EC9" w:rsidP="00750819">
          <w:pPr>
            <w:autoSpaceDE w:val="0"/>
            <w:autoSpaceDN w:val="0"/>
            <w:spacing w:line="240" w:lineRule="auto"/>
            <w:ind w:hanging="634"/>
            <w:divId w:val="1988240461"/>
            <w:rPr>
              <w:rFonts w:ascii="Times New Roman" w:eastAsia="Times New Roman" w:hAnsi="Times New Roman" w:cs="Times New Roman"/>
              <w:color w:val="000000"/>
            </w:rPr>
          </w:pPr>
          <w:r w:rsidRPr="00406E3F">
            <w:rPr>
              <w:rFonts w:ascii="Times New Roman" w:eastAsia="Times New Roman" w:hAnsi="Times New Roman" w:cs="Times New Roman"/>
              <w:color w:val="000000"/>
            </w:rPr>
            <w:lastRenderedPageBreak/>
            <w:t>[45]</w:t>
          </w:r>
          <w:r w:rsidRPr="00406E3F">
            <w:rPr>
              <w:rFonts w:ascii="Times New Roman" w:eastAsia="Times New Roman" w:hAnsi="Times New Roman" w:cs="Times New Roman"/>
              <w:color w:val="000000"/>
            </w:rPr>
            <w:tab/>
            <w:t>T.R. Chowdhury, S. Chakrabarty, M. Rakib, S. Winn, J. Bennie, Risk factors for child stunting in Bangladesh: an analysis using MICS 2019 data, Archives of Public Health 80 (2022). https://doi.org/10.1186/S13690-022-00870-X.</w:t>
          </w:r>
        </w:p>
        <w:p w14:paraId="72E82F16" w14:textId="77777777" w:rsidR="00D04EC9" w:rsidRPr="00406E3F" w:rsidRDefault="00D04EC9" w:rsidP="00750819">
          <w:pPr>
            <w:autoSpaceDE w:val="0"/>
            <w:autoSpaceDN w:val="0"/>
            <w:spacing w:line="240" w:lineRule="auto"/>
            <w:ind w:hanging="634"/>
            <w:divId w:val="644047948"/>
            <w:rPr>
              <w:rFonts w:ascii="Times New Roman" w:eastAsia="Times New Roman" w:hAnsi="Times New Roman" w:cs="Times New Roman"/>
              <w:color w:val="000000"/>
            </w:rPr>
          </w:pPr>
          <w:r w:rsidRPr="00406E3F">
            <w:rPr>
              <w:rFonts w:ascii="Times New Roman" w:eastAsia="Times New Roman" w:hAnsi="Times New Roman" w:cs="Times New Roman"/>
              <w:color w:val="000000"/>
            </w:rPr>
            <w:t>[46]</w:t>
          </w:r>
          <w:r w:rsidRPr="00406E3F">
            <w:rPr>
              <w:rFonts w:ascii="Times New Roman" w:eastAsia="Times New Roman" w:hAnsi="Times New Roman" w:cs="Times New Roman"/>
              <w:color w:val="000000"/>
            </w:rPr>
            <w:tab/>
            <w:t xml:space="preserve">T.M. Toma, K.T. </w:t>
          </w:r>
          <w:proofErr w:type="spellStart"/>
          <w:r w:rsidRPr="00406E3F">
            <w:rPr>
              <w:rFonts w:ascii="Times New Roman" w:eastAsia="Times New Roman" w:hAnsi="Times New Roman" w:cs="Times New Roman"/>
              <w:color w:val="000000"/>
            </w:rPr>
            <w:t>Andargie</w:t>
          </w:r>
          <w:proofErr w:type="spellEnd"/>
          <w:r w:rsidRPr="00406E3F">
            <w:rPr>
              <w:rFonts w:ascii="Times New Roman" w:eastAsia="Times New Roman" w:hAnsi="Times New Roman" w:cs="Times New Roman"/>
              <w:color w:val="000000"/>
            </w:rPr>
            <w:t xml:space="preserve">, R.A. Alula, B.M. Kebede, M.M. </w:t>
          </w:r>
          <w:proofErr w:type="spellStart"/>
          <w:r w:rsidRPr="00406E3F">
            <w:rPr>
              <w:rFonts w:ascii="Times New Roman" w:eastAsia="Times New Roman" w:hAnsi="Times New Roman" w:cs="Times New Roman"/>
              <w:color w:val="000000"/>
            </w:rPr>
            <w:t>Gujo</w:t>
          </w:r>
          <w:proofErr w:type="spellEnd"/>
          <w:r w:rsidRPr="00406E3F">
            <w:rPr>
              <w:rFonts w:ascii="Times New Roman" w:eastAsia="Times New Roman" w:hAnsi="Times New Roman" w:cs="Times New Roman"/>
              <w:color w:val="000000"/>
            </w:rPr>
            <w:t xml:space="preserve">, Factors associated with wasting and stunting among children aged 06–59 months in South Ari District, Southern Ethiopia: a community-based cross-sectional study, BMC </w:t>
          </w:r>
          <w:proofErr w:type="spellStart"/>
          <w:r w:rsidRPr="00406E3F">
            <w:rPr>
              <w:rFonts w:ascii="Times New Roman" w:eastAsia="Times New Roman" w:hAnsi="Times New Roman" w:cs="Times New Roman"/>
              <w:color w:val="000000"/>
            </w:rPr>
            <w:t>Nutr</w:t>
          </w:r>
          <w:proofErr w:type="spellEnd"/>
          <w:r w:rsidRPr="00406E3F">
            <w:rPr>
              <w:rFonts w:ascii="Times New Roman" w:eastAsia="Times New Roman" w:hAnsi="Times New Roman" w:cs="Times New Roman"/>
              <w:color w:val="000000"/>
            </w:rPr>
            <w:t xml:space="preserve"> 9 (2023). https://doi.org/10.1186/S40795-023-00683-3.</w:t>
          </w:r>
        </w:p>
        <w:p w14:paraId="50635F92" w14:textId="77777777" w:rsidR="00D04EC9" w:rsidRPr="00406E3F" w:rsidRDefault="00D04EC9" w:rsidP="00750819">
          <w:pPr>
            <w:autoSpaceDE w:val="0"/>
            <w:autoSpaceDN w:val="0"/>
            <w:spacing w:line="240" w:lineRule="auto"/>
            <w:ind w:hanging="634"/>
            <w:divId w:val="759832382"/>
            <w:rPr>
              <w:rFonts w:ascii="Times New Roman" w:eastAsia="Times New Roman" w:hAnsi="Times New Roman" w:cs="Times New Roman"/>
              <w:color w:val="000000"/>
            </w:rPr>
          </w:pPr>
          <w:r w:rsidRPr="00406E3F">
            <w:rPr>
              <w:rFonts w:ascii="Times New Roman" w:eastAsia="Times New Roman" w:hAnsi="Times New Roman" w:cs="Times New Roman"/>
              <w:color w:val="000000"/>
            </w:rPr>
            <w:t>[47]</w:t>
          </w:r>
          <w:r w:rsidRPr="00406E3F">
            <w:rPr>
              <w:rFonts w:ascii="Times New Roman" w:eastAsia="Times New Roman" w:hAnsi="Times New Roman" w:cs="Times New Roman"/>
              <w:color w:val="000000"/>
            </w:rPr>
            <w:tab/>
            <w:t xml:space="preserve">T.S. </w:t>
          </w:r>
          <w:proofErr w:type="spellStart"/>
          <w:r w:rsidRPr="00406E3F">
            <w:rPr>
              <w:rFonts w:ascii="Times New Roman" w:eastAsia="Times New Roman" w:hAnsi="Times New Roman" w:cs="Times New Roman"/>
              <w:color w:val="000000"/>
            </w:rPr>
            <w:t>Mwamwenda</w:t>
          </w:r>
          <w:proofErr w:type="spellEnd"/>
          <w:r w:rsidRPr="00406E3F">
            <w:rPr>
              <w:rFonts w:ascii="Times New Roman" w:eastAsia="Times New Roman" w:hAnsi="Times New Roman" w:cs="Times New Roman"/>
              <w:color w:val="000000"/>
            </w:rPr>
            <w:t>, Early Childhood Education in Africa, 5 (2014) 1403–1412. https://doi.org/10.5901/mjss.2014.v5n20p1403.</w:t>
          </w:r>
        </w:p>
        <w:p w14:paraId="4192C99F" w14:textId="0F563231" w:rsidR="00D04EC9" w:rsidRPr="00406E3F" w:rsidRDefault="00D04EC9" w:rsidP="00750819">
          <w:pPr>
            <w:widowControl w:val="0"/>
            <w:spacing w:line="240" w:lineRule="auto"/>
            <w:ind w:left="640" w:hanging="634"/>
            <w:jc w:val="both"/>
            <w:rPr>
              <w:rFonts w:ascii="Times New Roman" w:eastAsia="Times New Roman" w:hAnsi="Times New Roman" w:cs="Times New Roman"/>
              <w:b/>
              <w:bCs/>
              <w:sz w:val="24"/>
              <w:szCs w:val="24"/>
            </w:rPr>
          </w:pPr>
          <w:r w:rsidRPr="00406E3F">
            <w:rPr>
              <w:rFonts w:ascii="Times New Roman" w:eastAsia="Times New Roman" w:hAnsi="Times New Roman" w:cs="Times New Roman"/>
              <w:color w:val="000000"/>
            </w:rPr>
            <w:t> </w:t>
          </w:r>
        </w:p>
      </w:sdtContent>
    </w:sdt>
    <w:p w14:paraId="141259B6" w14:textId="77777777" w:rsidR="00F05607" w:rsidRPr="00406E3F" w:rsidRDefault="00F05607" w:rsidP="000A65CD">
      <w:pPr>
        <w:widowControl w:val="0"/>
        <w:spacing w:after="0" w:line="240" w:lineRule="auto"/>
        <w:ind w:left="640" w:hanging="640"/>
        <w:jc w:val="both"/>
        <w:rPr>
          <w:rFonts w:ascii="Times New Roman" w:eastAsia="Times New Roman" w:hAnsi="Times New Roman" w:cs="Times New Roman"/>
          <w:sz w:val="24"/>
          <w:szCs w:val="24"/>
        </w:rPr>
      </w:pPr>
    </w:p>
    <w:sdt>
      <w:sdtPr>
        <w:rPr>
          <w:rFonts w:ascii="Times New Roman" w:eastAsia="Times New Roman" w:hAnsi="Times New Roman" w:cs="Times New Roman"/>
          <w:color w:val="000000"/>
          <w:szCs w:val="24"/>
        </w:rPr>
        <w:tag w:val="MENDELEY_BIBLIOGRAPHY"/>
        <w:id w:val="-1171631315"/>
        <w:placeholder>
          <w:docPart w:val="DefaultPlaceholder_-1854013440"/>
        </w:placeholder>
      </w:sdtPr>
      <w:sdtContent>
        <w:p w14:paraId="0DFE3894" w14:textId="39ABD5E4" w:rsidR="00387724" w:rsidRPr="00406E3F" w:rsidRDefault="0077095A" w:rsidP="000A65CD">
          <w:pPr>
            <w:widowControl w:val="0"/>
            <w:spacing w:after="0" w:line="240" w:lineRule="auto"/>
            <w:ind w:left="640" w:hanging="640"/>
            <w:jc w:val="both"/>
            <w:rPr>
              <w:rFonts w:ascii="Times New Roman" w:eastAsia="Times New Roman" w:hAnsi="Times New Roman" w:cs="Times New Roman"/>
              <w:color w:val="000000"/>
              <w:szCs w:val="24"/>
            </w:rPr>
          </w:pPr>
          <w:r w:rsidRPr="00406E3F">
            <w:rPr>
              <w:rFonts w:ascii="Times New Roman" w:eastAsia="Times New Roman" w:hAnsi="Times New Roman" w:cs="Times New Roman"/>
            </w:rPr>
            <w:t> </w:t>
          </w:r>
        </w:p>
      </w:sdtContent>
    </w:sdt>
    <w:p w14:paraId="3CBE7F8F" w14:textId="5604B770" w:rsidR="00E827FD" w:rsidRPr="00406E3F" w:rsidRDefault="00E827FD" w:rsidP="000A65CD">
      <w:pPr>
        <w:widowControl w:val="0"/>
        <w:spacing w:after="0" w:line="240" w:lineRule="auto"/>
        <w:ind w:left="640" w:hanging="640"/>
        <w:jc w:val="both"/>
        <w:rPr>
          <w:rFonts w:ascii="Times New Roman" w:eastAsia="Times New Roman" w:hAnsi="Times New Roman" w:cs="Times New Roman"/>
          <w:sz w:val="24"/>
          <w:szCs w:val="24"/>
        </w:rPr>
      </w:pPr>
      <w:r w:rsidRPr="00406E3F">
        <w:rPr>
          <w:rFonts w:ascii="Times New Roman" w:eastAsia="Times New Roman" w:hAnsi="Times New Roman" w:cs="Times New Roman"/>
          <w:b/>
          <w:sz w:val="24"/>
          <w:szCs w:val="24"/>
        </w:rPr>
        <w:br w:type="page"/>
      </w:r>
    </w:p>
    <w:p w14:paraId="5009854D" w14:textId="7C221353" w:rsidR="00406E3F" w:rsidRDefault="00406E3F" w:rsidP="000A65CD">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Tables and Figures</w:t>
      </w:r>
    </w:p>
    <w:p w14:paraId="000EED37" w14:textId="77777777" w:rsidR="00406E3F" w:rsidRDefault="00406E3F" w:rsidP="000A65CD">
      <w:pPr>
        <w:spacing w:after="0" w:line="240" w:lineRule="auto"/>
        <w:jc w:val="both"/>
        <w:rPr>
          <w:rFonts w:ascii="Times New Roman" w:eastAsia="Times New Roman" w:hAnsi="Times New Roman" w:cs="Times New Roman"/>
          <w:b/>
          <w:sz w:val="24"/>
          <w:szCs w:val="24"/>
        </w:rPr>
      </w:pPr>
    </w:p>
    <w:p w14:paraId="5CB3DB5C" w14:textId="18448053" w:rsidR="000D11A1" w:rsidRPr="00406E3F" w:rsidRDefault="000D11A1" w:rsidP="000A65CD">
      <w:pPr>
        <w:spacing w:after="0" w:line="240" w:lineRule="auto"/>
        <w:jc w:val="both"/>
        <w:rPr>
          <w:rFonts w:ascii="Times New Roman" w:eastAsia="Times New Roman" w:hAnsi="Times New Roman" w:cs="Times New Roman"/>
          <w:b/>
          <w:sz w:val="24"/>
          <w:szCs w:val="24"/>
        </w:rPr>
      </w:pPr>
      <w:r w:rsidRPr="00406E3F">
        <w:rPr>
          <w:rFonts w:ascii="Times New Roman" w:eastAsia="Times New Roman" w:hAnsi="Times New Roman" w:cs="Times New Roman"/>
          <w:b/>
          <w:sz w:val="24"/>
          <w:szCs w:val="24"/>
        </w:rPr>
        <w:t>Table 1</w:t>
      </w:r>
      <w:r w:rsidR="0072366A">
        <w:rPr>
          <w:rFonts w:ascii="Times New Roman" w:eastAsia="Times New Roman" w:hAnsi="Times New Roman" w:cs="Times New Roman"/>
          <w:b/>
          <w:sz w:val="24"/>
          <w:szCs w:val="24"/>
        </w:rPr>
        <w:t>:</w:t>
      </w:r>
      <w:r w:rsidRPr="00406E3F">
        <w:rPr>
          <w:rFonts w:ascii="Times New Roman" w:eastAsia="Times New Roman" w:hAnsi="Times New Roman" w:cs="Times New Roman"/>
          <w:b/>
          <w:sz w:val="24"/>
          <w:szCs w:val="24"/>
        </w:rPr>
        <w:t xml:space="preserve"> Descriptive statistics on Early Childhood Education program participation, categorized by socio-economic and health factors</w:t>
      </w:r>
    </w:p>
    <w:tbl>
      <w:tblPr>
        <w:tblStyle w:val="TableGrid"/>
        <w:tblW w:w="0" w:type="auto"/>
        <w:tblLook w:val="0400" w:firstRow="0" w:lastRow="0" w:firstColumn="0" w:lastColumn="0" w:noHBand="0" w:noVBand="1"/>
      </w:tblPr>
      <w:tblGrid>
        <w:gridCol w:w="3219"/>
        <w:gridCol w:w="1933"/>
        <w:gridCol w:w="2023"/>
        <w:gridCol w:w="1445"/>
        <w:gridCol w:w="956"/>
      </w:tblGrid>
      <w:tr w:rsidR="000D11A1" w:rsidRPr="00406E3F" w14:paraId="403F0DD7" w14:textId="77777777" w:rsidTr="002A1A62">
        <w:trPr>
          <w:trHeight w:val="70"/>
        </w:trPr>
        <w:tc>
          <w:tcPr>
            <w:tcW w:w="0" w:type="auto"/>
            <w:vMerge w:val="restart"/>
          </w:tcPr>
          <w:p w14:paraId="7AF331F5" w14:textId="77777777" w:rsidR="000D11A1" w:rsidRPr="00406E3F" w:rsidRDefault="000D11A1" w:rsidP="000A65CD">
            <w:pPr>
              <w:spacing w:line="240" w:lineRule="auto"/>
              <w:rPr>
                <w:rFonts w:ascii="Times New Roman" w:eastAsia="Times New Roman" w:hAnsi="Times New Roman" w:cs="Times New Roman"/>
                <w:b/>
                <w:bCs/>
                <w:sz w:val="24"/>
                <w:szCs w:val="24"/>
              </w:rPr>
            </w:pPr>
          </w:p>
        </w:tc>
        <w:tc>
          <w:tcPr>
            <w:tcW w:w="0" w:type="auto"/>
            <w:gridSpan w:val="3"/>
          </w:tcPr>
          <w:p w14:paraId="5ED08687" w14:textId="77777777" w:rsidR="000D11A1" w:rsidRPr="00406E3F" w:rsidRDefault="000D11A1" w:rsidP="000A65CD">
            <w:pPr>
              <w:spacing w:line="240" w:lineRule="auto"/>
              <w:jc w:val="center"/>
              <w:rPr>
                <w:rFonts w:ascii="Times New Roman" w:eastAsia="Times New Roman" w:hAnsi="Times New Roman" w:cs="Times New Roman"/>
                <w:b/>
                <w:bCs/>
                <w:sz w:val="24"/>
                <w:szCs w:val="24"/>
              </w:rPr>
            </w:pPr>
            <w:r w:rsidRPr="00406E3F">
              <w:rPr>
                <w:rFonts w:ascii="Times New Roman" w:eastAsia="Times New Roman" w:hAnsi="Times New Roman" w:cs="Times New Roman"/>
                <w:b/>
                <w:bCs/>
                <w:sz w:val="24"/>
                <w:szCs w:val="24"/>
              </w:rPr>
              <w:t>Early childhood education programs participation</w:t>
            </w:r>
          </w:p>
        </w:tc>
        <w:tc>
          <w:tcPr>
            <w:tcW w:w="0" w:type="auto"/>
            <w:vMerge w:val="restart"/>
          </w:tcPr>
          <w:p w14:paraId="00C5D312" w14:textId="77777777" w:rsidR="000D11A1" w:rsidRPr="00406E3F" w:rsidRDefault="000D11A1" w:rsidP="000A65CD">
            <w:pPr>
              <w:spacing w:line="240" w:lineRule="auto"/>
              <w:jc w:val="center"/>
              <w:rPr>
                <w:rFonts w:ascii="Times New Roman" w:eastAsia="Times New Roman" w:hAnsi="Times New Roman" w:cs="Times New Roman"/>
                <w:b/>
                <w:bCs/>
                <w:sz w:val="24"/>
                <w:szCs w:val="24"/>
              </w:rPr>
            </w:pPr>
            <w:r w:rsidRPr="00406E3F">
              <w:rPr>
                <w:rFonts w:ascii="Times New Roman" w:eastAsia="Times New Roman" w:hAnsi="Times New Roman" w:cs="Times New Roman"/>
                <w:b/>
                <w:bCs/>
                <w:sz w:val="24"/>
                <w:szCs w:val="24"/>
              </w:rPr>
              <w:t>p-value</w:t>
            </w:r>
          </w:p>
        </w:tc>
      </w:tr>
      <w:tr w:rsidR="000D11A1" w:rsidRPr="00406E3F" w14:paraId="199E3219" w14:textId="77777777" w:rsidTr="002A1A62">
        <w:trPr>
          <w:trHeight w:val="70"/>
        </w:trPr>
        <w:tc>
          <w:tcPr>
            <w:tcW w:w="0" w:type="auto"/>
            <w:vMerge/>
          </w:tcPr>
          <w:p w14:paraId="4E02C2B4" w14:textId="77777777" w:rsidR="000D11A1" w:rsidRPr="00406E3F" w:rsidRDefault="000D11A1" w:rsidP="000A65CD">
            <w:pPr>
              <w:widowControl w:val="0"/>
              <w:pBdr>
                <w:top w:val="nil"/>
                <w:left w:val="nil"/>
                <w:bottom w:val="nil"/>
                <w:right w:val="nil"/>
                <w:between w:val="nil"/>
              </w:pBdr>
              <w:spacing w:line="240" w:lineRule="auto"/>
              <w:rPr>
                <w:rFonts w:ascii="Times New Roman" w:eastAsia="Times New Roman" w:hAnsi="Times New Roman" w:cs="Times New Roman"/>
                <w:b/>
                <w:bCs/>
                <w:sz w:val="24"/>
                <w:szCs w:val="24"/>
              </w:rPr>
            </w:pPr>
          </w:p>
        </w:tc>
        <w:tc>
          <w:tcPr>
            <w:tcW w:w="0" w:type="auto"/>
          </w:tcPr>
          <w:p w14:paraId="5AF45146" w14:textId="77777777" w:rsidR="000D11A1" w:rsidRPr="00406E3F" w:rsidRDefault="000D11A1" w:rsidP="000A65CD">
            <w:pPr>
              <w:spacing w:line="240" w:lineRule="auto"/>
              <w:jc w:val="center"/>
              <w:rPr>
                <w:rFonts w:ascii="Times New Roman" w:eastAsia="Times New Roman" w:hAnsi="Times New Roman" w:cs="Times New Roman"/>
                <w:b/>
                <w:bCs/>
                <w:sz w:val="24"/>
                <w:szCs w:val="24"/>
              </w:rPr>
            </w:pPr>
            <w:r w:rsidRPr="00406E3F">
              <w:rPr>
                <w:rFonts w:ascii="Times New Roman" w:eastAsia="Times New Roman" w:hAnsi="Times New Roman" w:cs="Times New Roman"/>
                <w:b/>
                <w:bCs/>
                <w:sz w:val="24"/>
                <w:szCs w:val="24"/>
              </w:rPr>
              <w:t>Yes</w:t>
            </w:r>
          </w:p>
          <w:p w14:paraId="69DEDB1F" w14:textId="77777777" w:rsidR="000D11A1" w:rsidRPr="00406E3F" w:rsidRDefault="000D11A1" w:rsidP="000A65CD">
            <w:pPr>
              <w:spacing w:line="240" w:lineRule="auto"/>
              <w:jc w:val="center"/>
              <w:rPr>
                <w:rFonts w:ascii="Times New Roman" w:eastAsia="Times New Roman" w:hAnsi="Times New Roman" w:cs="Times New Roman"/>
                <w:b/>
                <w:bCs/>
                <w:sz w:val="24"/>
                <w:szCs w:val="24"/>
              </w:rPr>
            </w:pPr>
            <w:r w:rsidRPr="00406E3F">
              <w:rPr>
                <w:rFonts w:ascii="Times New Roman" w:eastAsia="Times New Roman" w:hAnsi="Times New Roman" w:cs="Times New Roman"/>
                <w:b/>
                <w:bCs/>
                <w:sz w:val="24"/>
                <w:szCs w:val="24"/>
              </w:rPr>
              <w:t>n (%)</w:t>
            </w:r>
          </w:p>
        </w:tc>
        <w:tc>
          <w:tcPr>
            <w:tcW w:w="0" w:type="auto"/>
          </w:tcPr>
          <w:p w14:paraId="2589154C" w14:textId="77777777" w:rsidR="000D11A1" w:rsidRPr="00406E3F" w:rsidRDefault="000D11A1" w:rsidP="000A65CD">
            <w:pPr>
              <w:spacing w:line="240" w:lineRule="auto"/>
              <w:jc w:val="center"/>
              <w:rPr>
                <w:rFonts w:ascii="Times New Roman" w:eastAsia="Times New Roman" w:hAnsi="Times New Roman" w:cs="Times New Roman"/>
                <w:b/>
                <w:bCs/>
                <w:sz w:val="24"/>
                <w:szCs w:val="24"/>
              </w:rPr>
            </w:pPr>
            <w:r w:rsidRPr="00406E3F">
              <w:rPr>
                <w:rFonts w:ascii="Times New Roman" w:eastAsia="Times New Roman" w:hAnsi="Times New Roman" w:cs="Times New Roman"/>
                <w:b/>
                <w:bCs/>
                <w:sz w:val="24"/>
                <w:szCs w:val="24"/>
              </w:rPr>
              <w:t>No</w:t>
            </w:r>
          </w:p>
          <w:p w14:paraId="1702C0B4" w14:textId="77777777" w:rsidR="000D11A1" w:rsidRPr="00406E3F" w:rsidRDefault="000D11A1" w:rsidP="000A65CD">
            <w:pPr>
              <w:spacing w:line="240" w:lineRule="auto"/>
              <w:jc w:val="center"/>
              <w:rPr>
                <w:rFonts w:ascii="Times New Roman" w:eastAsia="Times New Roman" w:hAnsi="Times New Roman" w:cs="Times New Roman"/>
                <w:b/>
                <w:bCs/>
                <w:sz w:val="24"/>
                <w:szCs w:val="24"/>
              </w:rPr>
            </w:pPr>
            <w:r w:rsidRPr="00406E3F">
              <w:rPr>
                <w:rFonts w:ascii="Times New Roman" w:eastAsia="Times New Roman" w:hAnsi="Times New Roman" w:cs="Times New Roman"/>
                <w:b/>
                <w:bCs/>
                <w:sz w:val="24"/>
                <w:szCs w:val="24"/>
              </w:rPr>
              <w:t>n (%)</w:t>
            </w:r>
          </w:p>
        </w:tc>
        <w:tc>
          <w:tcPr>
            <w:tcW w:w="0" w:type="auto"/>
          </w:tcPr>
          <w:p w14:paraId="5FA786CA" w14:textId="77777777" w:rsidR="000D11A1" w:rsidRPr="00406E3F" w:rsidRDefault="000D11A1" w:rsidP="000A65CD">
            <w:pPr>
              <w:widowControl w:val="0"/>
              <w:pBdr>
                <w:top w:val="nil"/>
                <w:left w:val="nil"/>
                <w:bottom w:val="nil"/>
                <w:right w:val="nil"/>
                <w:between w:val="nil"/>
              </w:pBdr>
              <w:spacing w:line="240" w:lineRule="auto"/>
              <w:jc w:val="center"/>
              <w:rPr>
                <w:rFonts w:ascii="Times New Roman" w:eastAsia="Times New Roman" w:hAnsi="Times New Roman" w:cs="Times New Roman"/>
                <w:b/>
                <w:bCs/>
                <w:sz w:val="24"/>
                <w:szCs w:val="24"/>
              </w:rPr>
            </w:pPr>
            <w:r w:rsidRPr="00406E3F">
              <w:rPr>
                <w:rFonts w:ascii="Times New Roman" w:eastAsia="Times New Roman" w:hAnsi="Times New Roman" w:cs="Times New Roman"/>
                <w:b/>
                <w:bCs/>
                <w:sz w:val="24"/>
                <w:szCs w:val="24"/>
              </w:rPr>
              <w:t>Total</w:t>
            </w:r>
          </w:p>
          <w:p w14:paraId="38EAE593" w14:textId="77777777" w:rsidR="000D11A1" w:rsidRPr="00406E3F" w:rsidRDefault="000D11A1" w:rsidP="000A65CD">
            <w:pPr>
              <w:widowControl w:val="0"/>
              <w:pBdr>
                <w:top w:val="nil"/>
                <w:left w:val="nil"/>
                <w:bottom w:val="nil"/>
                <w:right w:val="nil"/>
                <w:between w:val="nil"/>
              </w:pBdr>
              <w:spacing w:line="240" w:lineRule="auto"/>
              <w:jc w:val="center"/>
              <w:rPr>
                <w:rFonts w:ascii="Times New Roman" w:eastAsia="Times New Roman" w:hAnsi="Times New Roman" w:cs="Times New Roman"/>
                <w:b/>
                <w:bCs/>
                <w:sz w:val="24"/>
                <w:szCs w:val="24"/>
              </w:rPr>
            </w:pPr>
            <w:r w:rsidRPr="00406E3F">
              <w:rPr>
                <w:rFonts w:ascii="Times New Roman" w:eastAsia="Times New Roman" w:hAnsi="Times New Roman" w:cs="Times New Roman"/>
                <w:b/>
                <w:bCs/>
                <w:sz w:val="24"/>
                <w:szCs w:val="24"/>
              </w:rPr>
              <w:t>n (%)</w:t>
            </w:r>
          </w:p>
        </w:tc>
        <w:tc>
          <w:tcPr>
            <w:tcW w:w="0" w:type="auto"/>
            <w:vMerge/>
          </w:tcPr>
          <w:p w14:paraId="26760B5A" w14:textId="77777777" w:rsidR="000D11A1" w:rsidRPr="00406E3F" w:rsidRDefault="000D11A1" w:rsidP="000A65CD">
            <w:pPr>
              <w:widowControl w:val="0"/>
              <w:pBdr>
                <w:top w:val="nil"/>
                <w:left w:val="nil"/>
                <w:bottom w:val="nil"/>
                <w:right w:val="nil"/>
                <w:between w:val="nil"/>
              </w:pBdr>
              <w:spacing w:line="240" w:lineRule="auto"/>
              <w:jc w:val="center"/>
              <w:rPr>
                <w:rFonts w:ascii="Times New Roman" w:eastAsia="Times New Roman" w:hAnsi="Times New Roman" w:cs="Times New Roman"/>
                <w:b/>
                <w:bCs/>
                <w:sz w:val="24"/>
                <w:szCs w:val="24"/>
              </w:rPr>
            </w:pPr>
          </w:p>
        </w:tc>
      </w:tr>
      <w:tr w:rsidR="000D11A1" w:rsidRPr="00406E3F" w14:paraId="049EA992" w14:textId="77777777" w:rsidTr="002A1A62">
        <w:trPr>
          <w:trHeight w:val="70"/>
        </w:trPr>
        <w:tc>
          <w:tcPr>
            <w:tcW w:w="0" w:type="auto"/>
          </w:tcPr>
          <w:p w14:paraId="64F4979C" w14:textId="77777777" w:rsidR="000D11A1" w:rsidRPr="00406E3F" w:rsidRDefault="000D11A1" w:rsidP="000A65CD">
            <w:pPr>
              <w:spacing w:line="240" w:lineRule="auto"/>
              <w:rPr>
                <w:rFonts w:ascii="Times New Roman" w:eastAsia="Times New Roman" w:hAnsi="Times New Roman" w:cs="Times New Roman"/>
                <w:b/>
                <w:i/>
                <w:iCs/>
                <w:sz w:val="24"/>
                <w:szCs w:val="24"/>
              </w:rPr>
            </w:pPr>
            <w:r w:rsidRPr="00406E3F">
              <w:rPr>
                <w:rFonts w:ascii="Times New Roman" w:eastAsia="Times New Roman" w:hAnsi="Times New Roman" w:cs="Times New Roman"/>
                <w:b/>
                <w:i/>
                <w:iCs/>
                <w:sz w:val="24"/>
                <w:szCs w:val="24"/>
              </w:rPr>
              <w:t>Socio-economic factors</w:t>
            </w:r>
          </w:p>
        </w:tc>
        <w:tc>
          <w:tcPr>
            <w:tcW w:w="0" w:type="auto"/>
          </w:tcPr>
          <w:p w14:paraId="16693429"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5D02BF5E"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4D745503"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02EE2218"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0417C634" w14:textId="77777777" w:rsidTr="002A1A62">
        <w:trPr>
          <w:trHeight w:val="77"/>
        </w:trPr>
        <w:tc>
          <w:tcPr>
            <w:tcW w:w="0" w:type="auto"/>
          </w:tcPr>
          <w:p w14:paraId="55DBF804" w14:textId="77777777" w:rsidR="000D11A1" w:rsidRPr="00406E3F" w:rsidRDefault="000D11A1" w:rsidP="000A65CD">
            <w:pPr>
              <w:spacing w:line="240" w:lineRule="auto"/>
              <w:rPr>
                <w:rFonts w:ascii="Times New Roman" w:eastAsia="Times New Roman" w:hAnsi="Times New Roman" w:cs="Times New Roman"/>
                <w:b/>
                <w:sz w:val="24"/>
                <w:szCs w:val="24"/>
              </w:rPr>
            </w:pPr>
            <w:r w:rsidRPr="00406E3F">
              <w:rPr>
                <w:rFonts w:ascii="Times New Roman" w:eastAsia="Times New Roman" w:hAnsi="Times New Roman" w:cs="Times New Roman"/>
                <w:b/>
                <w:sz w:val="24"/>
                <w:szCs w:val="24"/>
              </w:rPr>
              <w:t>Age of child</w:t>
            </w:r>
          </w:p>
          <w:p w14:paraId="72C6A834" w14:textId="77777777" w:rsidR="000D11A1" w:rsidRPr="00406E3F" w:rsidRDefault="000D11A1" w:rsidP="000A65CD">
            <w:pPr>
              <w:spacing w:line="240" w:lineRule="auto"/>
              <w:rPr>
                <w:rFonts w:ascii="Times New Roman" w:eastAsia="Times New Roman" w:hAnsi="Times New Roman" w:cs="Times New Roman"/>
                <w:b/>
                <w:sz w:val="24"/>
                <w:szCs w:val="24"/>
              </w:rPr>
            </w:pPr>
            <w:r w:rsidRPr="00406E3F">
              <w:rPr>
                <w:rFonts w:ascii="Times New Roman" w:eastAsia="Times New Roman" w:hAnsi="Times New Roman" w:cs="Times New Roman"/>
                <w:b/>
                <w:sz w:val="24"/>
                <w:szCs w:val="24"/>
              </w:rPr>
              <w:t>(in months)</w:t>
            </w:r>
          </w:p>
        </w:tc>
        <w:tc>
          <w:tcPr>
            <w:tcW w:w="0" w:type="auto"/>
          </w:tcPr>
          <w:p w14:paraId="4A2FBFFC"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24E5125F"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02FE889A"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79CB375C"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2B0CC823" w14:textId="77777777" w:rsidTr="002A1A62">
        <w:trPr>
          <w:trHeight w:val="70"/>
        </w:trPr>
        <w:tc>
          <w:tcPr>
            <w:tcW w:w="0" w:type="auto"/>
          </w:tcPr>
          <w:p w14:paraId="1F1B7429"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36-47</w:t>
            </w:r>
          </w:p>
        </w:tc>
        <w:tc>
          <w:tcPr>
            <w:tcW w:w="0" w:type="auto"/>
          </w:tcPr>
          <w:p w14:paraId="7B44165E"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288 (5.98)</w:t>
            </w:r>
          </w:p>
        </w:tc>
        <w:tc>
          <w:tcPr>
            <w:tcW w:w="0" w:type="auto"/>
          </w:tcPr>
          <w:p w14:paraId="7E1B0D4E"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4527 (94.02)</w:t>
            </w:r>
          </w:p>
        </w:tc>
        <w:tc>
          <w:tcPr>
            <w:tcW w:w="0" w:type="auto"/>
          </w:tcPr>
          <w:p w14:paraId="6EDA5E99"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hAnsi="Times New Roman" w:cs="Times New Roman"/>
                <w:color w:val="000000"/>
                <w:sz w:val="24"/>
                <w:szCs w:val="24"/>
              </w:rPr>
              <w:t>4815 (50.99)</w:t>
            </w:r>
          </w:p>
        </w:tc>
        <w:tc>
          <w:tcPr>
            <w:tcW w:w="0" w:type="auto"/>
          </w:tcPr>
          <w:p w14:paraId="4A6BF7C3"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&lt;0.001</w:t>
            </w:r>
          </w:p>
        </w:tc>
      </w:tr>
      <w:tr w:rsidR="000D11A1" w:rsidRPr="00406E3F" w14:paraId="3696F2CF" w14:textId="77777777" w:rsidTr="002A1A62">
        <w:trPr>
          <w:trHeight w:val="70"/>
        </w:trPr>
        <w:tc>
          <w:tcPr>
            <w:tcW w:w="0" w:type="auto"/>
          </w:tcPr>
          <w:p w14:paraId="2466A774"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48-59</w:t>
            </w:r>
          </w:p>
        </w:tc>
        <w:tc>
          <w:tcPr>
            <w:tcW w:w="0" w:type="auto"/>
          </w:tcPr>
          <w:p w14:paraId="1132E496"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1544 (33.34)</w:t>
            </w:r>
          </w:p>
        </w:tc>
        <w:tc>
          <w:tcPr>
            <w:tcW w:w="0" w:type="auto"/>
          </w:tcPr>
          <w:p w14:paraId="687800FE"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3087 (66.66)</w:t>
            </w:r>
          </w:p>
        </w:tc>
        <w:tc>
          <w:tcPr>
            <w:tcW w:w="0" w:type="auto"/>
          </w:tcPr>
          <w:p w14:paraId="5ECAFA72"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hAnsi="Times New Roman" w:cs="Times New Roman"/>
                <w:color w:val="000000"/>
                <w:sz w:val="24"/>
                <w:szCs w:val="24"/>
              </w:rPr>
              <w:t>4631 (49.01)</w:t>
            </w:r>
          </w:p>
        </w:tc>
        <w:tc>
          <w:tcPr>
            <w:tcW w:w="0" w:type="auto"/>
          </w:tcPr>
          <w:p w14:paraId="2BF6D004"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67612896" w14:textId="77777777" w:rsidTr="002A1A62">
        <w:trPr>
          <w:trHeight w:val="70"/>
        </w:trPr>
        <w:tc>
          <w:tcPr>
            <w:tcW w:w="0" w:type="auto"/>
          </w:tcPr>
          <w:p w14:paraId="57EDC25E" w14:textId="77777777" w:rsidR="000D11A1" w:rsidRPr="00406E3F" w:rsidRDefault="000D11A1" w:rsidP="000A65CD">
            <w:pPr>
              <w:spacing w:line="240" w:lineRule="auto"/>
              <w:rPr>
                <w:rFonts w:ascii="Times New Roman" w:eastAsia="Times New Roman" w:hAnsi="Times New Roman" w:cs="Times New Roman"/>
                <w:b/>
                <w:sz w:val="24"/>
                <w:szCs w:val="24"/>
              </w:rPr>
            </w:pPr>
            <w:r w:rsidRPr="00406E3F">
              <w:rPr>
                <w:rFonts w:ascii="Times New Roman" w:eastAsia="Times New Roman" w:hAnsi="Times New Roman" w:cs="Times New Roman"/>
                <w:b/>
                <w:sz w:val="24"/>
                <w:szCs w:val="24"/>
              </w:rPr>
              <w:t>Childs’ sex</w:t>
            </w:r>
          </w:p>
        </w:tc>
        <w:tc>
          <w:tcPr>
            <w:tcW w:w="0" w:type="auto"/>
          </w:tcPr>
          <w:p w14:paraId="574681D0"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46EEF775"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589816C0"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5DAD9605"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56B02E49" w14:textId="77777777" w:rsidTr="002A1A62">
        <w:trPr>
          <w:trHeight w:val="70"/>
        </w:trPr>
        <w:tc>
          <w:tcPr>
            <w:tcW w:w="0" w:type="auto"/>
          </w:tcPr>
          <w:p w14:paraId="155EFC7A"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Male</w:t>
            </w:r>
          </w:p>
        </w:tc>
        <w:tc>
          <w:tcPr>
            <w:tcW w:w="0" w:type="auto"/>
          </w:tcPr>
          <w:p w14:paraId="7808A311"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949 (19.86)</w:t>
            </w:r>
          </w:p>
        </w:tc>
        <w:tc>
          <w:tcPr>
            <w:tcW w:w="0" w:type="auto"/>
          </w:tcPr>
          <w:p w14:paraId="7E64BFB4"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3828 (80.14)</w:t>
            </w:r>
          </w:p>
        </w:tc>
        <w:tc>
          <w:tcPr>
            <w:tcW w:w="0" w:type="auto"/>
          </w:tcPr>
          <w:p w14:paraId="7A1B5865"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hAnsi="Times New Roman" w:cs="Times New Roman"/>
                <w:color w:val="000000"/>
                <w:sz w:val="24"/>
                <w:szCs w:val="24"/>
              </w:rPr>
              <w:t>4777 (50.57)</w:t>
            </w:r>
          </w:p>
        </w:tc>
        <w:tc>
          <w:tcPr>
            <w:tcW w:w="0" w:type="auto"/>
          </w:tcPr>
          <w:p w14:paraId="061B0C36"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0.296</w:t>
            </w:r>
          </w:p>
        </w:tc>
      </w:tr>
      <w:tr w:rsidR="000D11A1" w:rsidRPr="00406E3F" w14:paraId="5A0A6891" w14:textId="77777777" w:rsidTr="002A1A62">
        <w:trPr>
          <w:trHeight w:val="70"/>
        </w:trPr>
        <w:tc>
          <w:tcPr>
            <w:tcW w:w="0" w:type="auto"/>
          </w:tcPr>
          <w:p w14:paraId="3FEC88FA"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Female</w:t>
            </w:r>
          </w:p>
        </w:tc>
        <w:tc>
          <w:tcPr>
            <w:tcW w:w="0" w:type="auto"/>
          </w:tcPr>
          <w:p w14:paraId="704FAC38" w14:textId="77777777" w:rsidR="000D11A1" w:rsidRPr="00406E3F" w:rsidRDefault="000D11A1" w:rsidP="000A65CD">
            <w:pPr>
              <w:spacing w:line="240" w:lineRule="auto"/>
              <w:rPr>
                <w:rFonts w:ascii="Times New Roman" w:eastAsia="Times New Roman" w:hAnsi="Times New Roman" w:cs="Times New Roman"/>
                <w:sz w:val="24"/>
                <w:szCs w:val="24"/>
              </w:rPr>
            </w:pPr>
            <w:commentRangeStart w:id="45"/>
            <w:commentRangeStart w:id="46"/>
            <w:r w:rsidRPr="00406E3F">
              <w:rPr>
                <w:rFonts w:ascii="Times New Roman" w:eastAsia="Times New Roman" w:hAnsi="Times New Roman" w:cs="Times New Roman"/>
                <w:sz w:val="24"/>
                <w:szCs w:val="24"/>
              </w:rPr>
              <w:t>883 (18.92)</w:t>
            </w:r>
            <w:commentRangeEnd w:id="45"/>
            <w:r w:rsidR="00EB2C8D">
              <w:rPr>
                <w:rStyle w:val="CommentReference"/>
                <w:rFonts w:asciiTheme="minorHAnsi" w:eastAsiaTheme="minorHAnsi" w:hAnsiTheme="minorHAnsi" w:cstheme="minorBidi"/>
                <w:kern w:val="2"/>
                <w:lang w:val="en-US"/>
                <w14:ligatures w14:val="standardContextual"/>
              </w:rPr>
              <w:commentReference w:id="45"/>
            </w:r>
            <w:commentRangeEnd w:id="46"/>
            <w:r w:rsidR="006A23EE">
              <w:rPr>
                <w:rStyle w:val="CommentReference"/>
                <w:rFonts w:asciiTheme="minorHAnsi" w:eastAsiaTheme="minorHAnsi" w:hAnsiTheme="minorHAnsi" w:cstheme="minorBidi"/>
                <w:kern w:val="2"/>
                <w:lang w:val="en-US"/>
                <w14:ligatures w14:val="standardContextual"/>
              </w:rPr>
              <w:commentReference w:id="46"/>
            </w:r>
          </w:p>
        </w:tc>
        <w:tc>
          <w:tcPr>
            <w:tcW w:w="0" w:type="auto"/>
          </w:tcPr>
          <w:p w14:paraId="3B8ED289" w14:textId="77777777" w:rsidR="000D11A1" w:rsidRPr="00406E3F" w:rsidRDefault="000D11A1" w:rsidP="000A65CD">
            <w:pPr>
              <w:spacing w:line="240" w:lineRule="auto"/>
              <w:rPr>
                <w:rFonts w:ascii="Times New Roman" w:eastAsia="Times New Roman" w:hAnsi="Times New Roman" w:cs="Times New Roman"/>
                <w:sz w:val="24"/>
                <w:szCs w:val="24"/>
              </w:rPr>
            </w:pPr>
            <w:commentRangeStart w:id="47"/>
            <w:commentRangeStart w:id="48"/>
            <w:r w:rsidRPr="00406E3F">
              <w:rPr>
                <w:rFonts w:ascii="Times New Roman" w:eastAsia="Times New Roman" w:hAnsi="Times New Roman" w:cs="Times New Roman"/>
                <w:sz w:val="24"/>
                <w:szCs w:val="24"/>
              </w:rPr>
              <w:t>3786 (81.08)</w:t>
            </w:r>
            <w:commentRangeEnd w:id="47"/>
            <w:r w:rsidR="00BC283C">
              <w:rPr>
                <w:rStyle w:val="CommentReference"/>
                <w:rFonts w:asciiTheme="minorHAnsi" w:eastAsiaTheme="minorHAnsi" w:hAnsiTheme="minorHAnsi" w:cstheme="minorBidi"/>
                <w:kern w:val="2"/>
                <w:lang w:val="en-US"/>
                <w14:ligatures w14:val="standardContextual"/>
              </w:rPr>
              <w:commentReference w:id="47"/>
            </w:r>
            <w:commentRangeEnd w:id="48"/>
            <w:r w:rsidR="006A23EE">
              <w:rPr>
                <w:rStyle w:val="CommentReference"/>
                <w:rFonts w:asciiTheme="minorHAnsi" w:eastAsiaTheme="minorHAnsi" w:hAnsiTheme="minorHAnsi" w:cstheme="minorBidi"/>
                <w:kern w:val="2"/>
                <w:lang w:val="en-US"/>
                <w14:ligatures w14:val="standardContextual"/>
              </w:rPr>
              <w:commentReference w:id="48"/>
            </w:r>
          </w:p>
        </w:tc>
        <w:tc>
          <w:tcPr>
            <w:tcW w:w="0" w:type="auto"/>
          </w:tcPr>
          <w:p w14:paraId="712FA4B6"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hAnsi="Times New Roman" w:cs="Times New Roman"/>
                <w:color w:val="000000"/>
                <w:sz w:val="24"/>
                <w:szCs w:val="24"/>
              </w:rPr>
              <w:t>4669 (49.43)</w:t>
            </w:r>
          </w:p>
        </w:tc>
        <w:tc>
          <w:tcPr>
            <w:tcW w:w="0" w:type="auto"/>
          </w:tcPr>
          <w:p w14:paraId="4BCEDD3E"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17D43C72" w14:textId="77777777" w:rsidTr="002A1A62">
        <w:trPr>
          <w:trHeight w:val="70"/>
        </w:trPr>
        <w:tc>
          <w:tcPr>
            <w:tcW w:w="0" w:type="auto"/>
          </w:tcPr>
          <w:p w14:paraId="5C5A62BC" w14:textId="77777777" w:rsidR="000D11A1" w:rsidRPr="00406E3F" w:rsidRDefault="000D11A1" w:rsidP="000A65CD">
            <w:pPr>
              <w:spacing w:line="240" w:lineRule="auto"/>
              <w:rPr>
                <w:rFonts w:ascii="Times New Roman" w:eastAsia="Times New Roman" w:hAnsi="Times New Roman" w:cs="Times New Roman"/>
                <w:b/>
                <w:sz w:val="24"/>
                <w:szCs w:val="24"/>
              </w:rPr>
            </w:pPr>
            <w:r w:rsidRPr="00406E3F">
              <w:rPr>
                <w:rFonts w:ascii="Times New Roman" w:eastAsia="Times New Roman" w:hAnsi="Times New Roman" w:cs="Times New Roman"/>
                <w:b/>
                <w:sz w:val="24"/>
                <w:szCs w:val="24"/>
              </w:rPr>
              <w:t>Place of residence</w:t>
            </w:r>
          </w:p>
        </w:tc>
        <w:tc>
          <w:tcPr>
            <w:tcW w:w="0" w:type="auto"/>
          </w:tcPr>
          <w:p w14:paraId="128A9AE5"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6A64F970"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3EC22B02"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39F8C617"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6F3DDBC2" w14:textId="77777777" w:rsidTr="002A1A62">
        <w:trPr>
          <w:trHeight w:val="70"/>
        </w:trPr>
        <w:tc>
          <w:tcPr>
            <w:tcW w:w="0" w:type="auto"/>
          </w:tcPr>
          <w:p w14:paraId="441F9DF5"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Urban</w:t>
            </w:r>
          </w:p>
        </w:tc>
        <w:tc>
          <w:tcPr>
            <w:tcW w:w="0" w:type="auto"/>
          </w:tcPr>
          <w:p w14:paraId="0BFB90DB"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466 (23.64)</w:t>
            </w:r>
          </w:p>
        </w:tc>
        <w:tc>
          <w:tcPr>
            <w:tcW w:w="0" w:type="auto"/>
          </w:tcPr>
          <w:p w14:paraId="4CF0D4A9"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1507 (76.36)</w:t>
            </w:r>
          </w:p>
        </w:tc>
        <w:tc>
          <w:tcPr>
            <w:tcW w:w="0" w:type="auto"/>
          </w:tcPr>
          <w:p w14:paraId="4E1B2C96"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hAnsi="Times New Roman" w:cs="Times New Roman"/>
                <w:color w:val="000000"/>
                <w:sz w:val="24"/>
                <w:szCs w:val="24"/>
              </w:rPr>
              <w:t>1973 (20.89)</w:t>
            </w:r>
          </w:p>
        </w:tc>
        <w:tc>
          <w:tcPr>
            <w:tcW w:w="0" w:type="auto"/>
          </w:tcPr>
          <w:p w14:paraId="038A647E"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&lt;0.001</w:t>
            </w:r>
          </w:p>
        </w:tc>
      </w:tr>
      <w:tr w:rsidR="000D11A1" w:rsidRPr="00406E3F" w14:paraId="074D626F" w14:textId="77777777" w:rsidTr="002A1A62">
        <w:trPr>
          <w:trHeight w:val="70"/>
        </w:trPr>
        <w:tc>
          <w:tcPr>
            <w:tcW w:w="0" w:type="auto"/>
          </w:tcPr>
          <w:p w14:paraId="3324A534"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Rural</w:t>
            </w:r>
          </w:p>
        </w:tc>
        <w:tc>
          <w:tcPr>
            <w:tcW w:w="0" w:type="auto"/>
          </w:tcPr>
          <w:p w14:paraId="1FE27BF5"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1366 (18.27)</w:t>
            </w:r>
          </w:p>
        </w:tc>
        <w:tc>
          <w:tcPr>
            <w:tcW w:w="0" w:type="auto"/>
          </w:tcPr>
          <w:p w14:paraId="4EBA2518"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6108 (81.73)</w:t>
            </w:r>
          </w:p>
        </w:tc>
        <w:tc>
          <w:tcPr>
            <w:tcW w:w="0" w:type="auto"/>
          </w:tcPr>
          <w:p w14:paraId="562DE14F"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hAnsi="Times New Roman" w:cs="Times New Roman"/>
                <w:color w:val="000000"/>
                <w:sz w:val="24"/>
                <w:szCs w:val="24"/>
              </w:rPr>
              <w:t>7474 (79.11)</w:t>
            </w:r>
          </w:p>
        </w:tc>
        <w:tc>
          <w:tcPr>
            <w:tcW w:w="0" w:type="auto"/>
          </w:tcPr>
          <w:p w14:paraId="39297A80"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6BBB9B6C" w14:textId="77777777" w:rsidTr="002A1A62">
        <w:trPr>
          <w:trHeight w:val="70"/>
        </w:trPr>
        <w:tc>
          <w:tcPr>
            <w:tcW w:w="0" w:type="auto"/>
          </w:tcPr>
          <w:p w14:paraId="3EC5FF4F" w14:textId="77777777" w:rsidR="000D11A1" w:rsidRPr="00406E3F" w:rsidRDefault="000D11A1" w:rsidP="000A65CD">
            <w:pPr>
              <w:spacing w:line="240" w:lineRule="auto"/>
              <w:rPr>
                <w:rFonts w:ascii="Times New Roman" w:eastAsia="Times New Roman" w:hAnsi="Times New Roman" w:cs="Times New Roman"/>
                <w:b/>
                <w:sz w:val="24"/>
                <w:szCs w:val="24"/>
              </w:rPr>
            </w:pPr>
            <w:r w:rsidRPr="00406E3F">
              <w:rPr>
                <w:rFonts w:ascii="Times New Roman" w:eastAsia="Times New Roman" w:hAnsi="Times New Roman" w:cs="Times New Roman"/>
                <w:b/>
                <w:sz w:val="24"/>
                <w:szCs w:val="24"/>
              </w:rPr>
              <w:t>Division</w:t>
            </w:r>
          </w:p>
        </w:tc>
        <w:tc>
          <w:tcPr>
            <w:tcW w:w="0" w:type="auto"/>
          </w:tcPr>
          <w:p w14:paraId="4CE06260"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572ACD32"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200EEC94"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7796B571"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3811F63A" w14:textId="77777777" w:rsidTr="002A1A62">
        <w:trPr>
          <w:trHeight w:val="77"/>
        </w:trPr>
        <w:tc>
          <w:tcPr>
            <w:tcW w:w="0" w:type="auto"/>
          </w:tcPr>
          <w:p w14:paraId="17466351"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Barisal</w:t>
            </w:r>
          </w:p>
        </w:tc>
        <w:tc>
          <w:tcPr>
            <w:tcW w:w="0" w:type="auto"/>
          </w:tcPr>
          <w:p w14:paraId="025CCF41"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96 (18.10)</w:t>
            </w:r>
          </w:p>
        </w:tc>
        <w:tc>
          <w:tcPr>
            <w:tcW w:w="0" w:type="auto"/>
          </w:tcPr>
          <w:p w14:paraId="3D87A643"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439 (81.90)</w:t>
            </w:r>
          </w:p>
        </w:tc>
        <w:tc>
          <w:tcPr>
            <w:tcW w:w="0" w:type="auto"/>
          </w:tcPr>
          <w:p w14:paraId="18023448"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hAnsi="Times New Roman" w:cs="Times New Roman"/>
                <w:color w:val="000000"/>
                <w:sz w:val="24"/>
                <w:szCs w:val="24"/>
              </w:rPr>
              <w:t>535 (5.67)</w:t>
            </w:r>
          </w:p>
        </w:tc>
        <w:tc>
          <w:tcPr>
            <w:tcW w:w="0" w:type="auto"/>
          </w:tcPr>
          <w:p w14:paraId="279C73C4"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0.011</w:t>
            </w:r>
          </w:p>
        </w:tc>
      </w:tr>
      <w:tr w:rsidR="000D11A1" w:rsidRPr="00406E3F" w14:paraId="01FD0EFB" w14:textId="77777777" w:rsidTr="002A1A62">
        <w:trPr>
          <w:trHeight w:val="70"/>
        </w:trPr>
        <w:tc>
          <w:tcPr>
            <w:tcW w:w="0" w:type="auto"/>
          </w:tcPr>
          <w:p w14:paraId="241FE89D"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Chattogram</w:t>
            </w:r>
          </w:p>
        </w:tc>
        <w:tc>
          <w:tcPr>
            <w:tcW w:w="0" w:type="auto"/>
          </w:tcPr>
          <w:p w14:paraId="772B84D5"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407 (19.62)</w:t>
            </w:r>
          </w:p>
        </w:tc>
        <w:tc>
          <w:tcPr>
            <w:tcW w:w="0" w:type="auto"/>
          </w:tcPr>
          <w:p w14:paraId="5B93C940"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1666 (80.38)</w:t>
            </w:r>
          </w:p>
        </w:tc>
        <w:tc>
          <w:tcPr>
            <w:tcW w:w="0" w:type="auto"/>
          </w:tcPr>
          <w:p w14:paraId="4F9C8F6A"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hAnsi="Times New Roman" w:cs="Times New Roman"/>
                <w:color w:val="000000"/>
                <w:sz w:val="24"/>
                <w:szCs w:val="24"/>
              </w:rPr>
              <w:t>2073 (21.96)</w:t>
            </w:r>
          </w:p>
        </w:tc>
        <w:tc>
          <w:tcPr>
            <w:tcW w:w="0" w:type="auto"/>
          </w:tcPr>
          <w:p w14:paraId="4436B651"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793F06CD" w14:textId="77777777" w:rsidTr="002A1A62">
        <w:trPr>
          <w:trHeight w:val="70"/>
        </w:trPr>
        <w:tc>
          <w:tcPr>
            <w:tcW w:w="0" w:type="auto"/>
          </w:tcPr>
          <w:p w14:paraId="64346695"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Dhaka</w:t>
            </w:r>
          </w:p>
        </w:tc>
        <w:tc>
          <w:tcPr>
            <w:tcW w:w="0" w:type="auto"/>
          </w:tcPr>
          <w:p w14:paraId="49505333"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471 (21.63)</w:t>
            </w:r>
          </w:p>
        </w:tc>
        <w:tc>
          <w:tcPr>
            <w:tcW w:w="0" w:type="auto"/>
          </w:tcPr>
          <w:p w14:paraId="299499AE"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1706 (78.37)</w:t>
            </w:r>
          </w:p>
        </w:tc>
        <w:tc>
          <w:tcPr>
            <w:tcW w:w="0" w:type="auto"/>
          </w:tcPr>
          <w:p w14:paraId="44D86CFF"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hAnsi="Times New Roman" w:cs="Times New Roman"/>
                <w:color w:val="000000"/>
                <w:sz w:val="24"/>
                <w:szCs w:val="24"/>
              </w:rPr>
              <w:t>2177 (23.03)</w:t>
            </w:r>
          </w:p>
        </w:tc>
        <w:tc>
          <w:tcPr>
            <w:tcW w:w="0" w:type="auto"/>
          </w:tcPr>
          <w:p w14:paraId="3DDA42BC"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388E1D37" w14:textId="77777777" w:rsidTr="002A1A62">
        <w:trPr>
          <w:trHeight w:val="70"/>
        </w:trPr>
        <w:tc>
          <w:tcPr>
            <w:tcW w:w="0" w:type="auto"/>
          </w:tcPr>
          <w:p w14:paraId="01F4E4E1"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Khulna</w:t>
            </w:r>
          </w:p>
        </w:tc>
        <w:tc>
          <w:tcPr>
            <w:tcW w:w="0" w:type="auto"/>
          </w:tcPr>
          <w:p w14:paraId="2AFD4FB3"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197 (19.96)</w:t>
            </w:r>
          </w:p>
        </w:tc>
        <w:tc>
          <w:tcPr>
            <w:tcW w:w="0" w:type="auto"/>
          </w:tcPr>
          <w:p w14:paraId="52E75634"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789 (80.04)</w:t>
            </w:r>
          </w:p>
        </w:tc>
        <w:tc>
          <w:tcPr>
            <w:tcW w:w="0" w:type="auto"/>
          </w:tcPr>
          <w:p w14:paraId="0FE2E102"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hAnsi="Times New Roman" w:cs="Times New Roman"/>
                <w:color w:val="000000"/>
                <w:sz w:val="24"/>
                <w:szCs w:val="24"/>
              </w:rPr>
              <w:t>986 (10.43)</w:t>
            </w:r>
          </w:p>
        </w:tc>
        <w:tc>
          <w:tcPr>
            <w:tcW w:w="0" w:type="auto"/>
          </w:tcPr>
          <w:p w14:paraId="0DDED495"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22B37EAF" w14:textId="77777777" w:rsidTr="002A1A62">
        <w:trPr>
          <w:trHeight w:val="70"/>
        </w:trPr>
        <w:tc>
          <w:tcPr>
            <w:tcW w:w="0" w:type="auto"/>
          </w:tcPr>
          <w:p w14:paraId="3F038C97"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Mymensingh</w:t>
            </w:r>
          </w:p>
        </w:tc>
        <w:tc>
          <w:tcPr>
            <w:tcW w:w="0" w:type="auto"/>
          </w:tcPr>
          <w:p w14:paraId="06354CE2"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163 (22.64)</w:t>
            </w:r>
          </w:p>
        </w:tc>
        <w:tc>
          <w:tcPr>
            <w:tcW w:w="0" w:type="auto"/>
          </w:tcPr>
          <w:p w14:paraId="45D32D47"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557 (77.36)</w:t>
            </w:r>
          </w:p>
        </w:tc>
        <w:tc>
          <w:tcPr>
            <w:tcW w:w="0" w:type="auto"/>
          </w:tcPr>
          <w:p w14:paraId="517CD8F4"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hAnsi="Times New Roman" w:cs="Times New Roman"/>
                <w:color w:val="000000"/>
                <w:sz w:val="24"/>
                <w:szCs w:val="24"/>
              </w:rPr>
              <w:t>720 (7.62)</w:t>
            </w:r>
          </w:p>
        </w:tc>
        <w:tc>
          <w:tcPr>
            <w:tcW w:w="0" w:type="auto"/>
          </w:tcPr>
          <w:p w14:paraId="3D9BF284"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3238440A" w14:textId="77777777" w:rsidTr="002A1A62">
        <w:trPr>
          <w:trHeight w:val="70"/>
        </w:trPr>
        <w:tc>
          <w:tcPr>
            <w:tcW w:w="0" w:type="auto"/>
          </w:tcPr>
          <w:p w14:paraId="5B0FB30C" w14:textId="77777777" w:rsidR="000D11A1" w:rsidRPr="00406E3F" w:rsidRDefault="000D11A1" w:rsidP="000A65CD">
            <w:pPr>
              <w:spacing w:line="240" w:lineRule="auto"/>
              <w:rPr>
                <w:rFonts w:ascii="Times New Roman" w:eastAsia="Times New Roman" w:hAnsi="Times New Roman" w:cs="Times New Roman"/>
                <w:sz w:val="24"/>
                <w:szCs w:val="24"/>
              </w:rPr>
            </w:pPr>
            <w:proofErr w:type="spellStart"/>
            <w:r w:rsidRPr="00406E3F">
              <w:rPr>
                <w:rFonts w:ascii="Times New Roman" w:eastAsia="Times New Roman" w:hAnsi="Times New Roman" w:cs="Times New Roman"/>
                <w:sz w:val="24"/>
                <w:szCs w:val="24"/>
              </w:rPr>
              <w:t>Rajshahi</w:t>
            </w:r>
            <w:proofErr w:type="spellEnd"/>
          </w:p>
        </w:tc>
        <w:tc>
          <w:tcPr>
            <w:tcW w:w="0" w:type="auto"/>
          </w:tcPr>
          <w:p w14:paraId="0454CB66"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201 (17.05)</w:t>
            </w:r>
          </w:p>
        </w:tc>
        <w:tc>
          <w:tcPr>
            <w:tcW w:w="0" w:type="auto"/>
          </w:tcPr>
          <w:p w14:paraId="440BBB15"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980 (82.95)</w:t>
            </w:r>
          </w:p>
        </w:tc>
        <w:tc>
          <w:tcPr>
            <w:tcW w:w="0" w:type="auto"/>
          </w:tcPr>
          <w:p w14:paraId="1114E2DB"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hAnsi="Times New Roman" w:cs="Times New Roman"/>
                <w:color w:val="000000"/>
                <w:sz w:val="24"/>
                <w:szCs w:val="24"/>
              </w:rPr>
              <w:t>1181 (12.50)</w:t>
            </w:r>
          </w:p>
        </w:tc>
        <w:tc>
          <w:tcPr>
            <w:tcW w:w="0" w:type="auto"/>
          </w:tcPr>
          <w:p w14:paraId="694FB74F"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04E2DB3C" w14:textId="77777777" w:rsidTr="002A1A62">
        <w:trPr>
          <w:trHeight w:val="70"/>
        </w:trPr>
        <w:tc>
          <w:tcPr>
            <w:tcW w:w="0" w:type="auto"/>
          </w:tcPr>
          <w:p w14:paraId="33971484"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Rangpur</w:t>
            </w:r>
          </w:p>
        </w:tc>
        <w:tc>
          <w:tcPr>
            <w:tcW w:w="0" w:type="auto"/>
          </w:tcPr>
          <w:p w14:paraId="45FAE079"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181 (17.76)</w:t>
            </w:r>
          </w:p>
        </w:tc>
        <w:tc>
          <w:tcPr>
            <w:tcW w:w="0" w:type="auto"/>
          </w:tcPr>
          <w:p w14:paraId="4482579A"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840 (82.24)</w:t>
            </w:r>
          </w:p>
        </w:tc>
        <w:tc>
          <w:tcPr>
            <w:tcW w:w="0" w:type="auto"/>
          </w:tcPr>
          <w:p w14:paraId="57677A06"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hAnsi="Times New Roman" w:cs="Times New Roman"/>
                <w:color w:val="000000"/>
                <w:sz w:val="24"/>
                <w:szCs w:val="24"/>
              </w:rPr>
              <w:t>1021 (10.82)</w:t>
            </w:r>
          </w:p>
        </w:tc>
        <w:tc>
          <w:tcPr>
            <w:tcW w:w="0" w:type="auto"/>
          </w:tcPr>
          <w:p w14:paraId="37C1122B"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66F58CA9" w14:textId="77777777" w:rsidTr="002A1A62">
        <w:trPr>
          <w:trHeight w:val="70"/>
        </w:trPr>
        <w:tc>
          <w:tcPr>
            <w:tcW w:w="0" w:type="auto"/>
          </w:tcPr>
          <w:p w14:paraId="0E013796"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Sylhet</w:t>
            </w:r>
          </w:p>
        </w:tc>
        <w:tc>
          <w:tcPr>
            <w:tcW w:w="0" w:type="auto"/>
          </w:tcPr>
          <w:p w14:paraId="5FBE1E1A"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155 (15.29)</w:t>
            </w:r>
          </w:p>
        </w:tc>
        <w:tc>
          <w:tcPr>
            <w:tcW w:w="0" w:type="auto"/>
          </w:tcPr>
          <w:p w14:paraId="1B95B685"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638 (84.71)</w:t>
            </w:r>
          </w:p>
        </w:tc>
        <w:tc>
          <w:tcPr>
            <w:tcW w:w="0" w:type="auto"/>
          </w:tcPr>
          <w:p w14:paraId="5987D572"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hAnsi="Times New Roman" w:cs="Times New Roman"/>
                <w:color w:val="000000"/>
                <w:sz w:val="24"/>
                <w:szCs w:val="24"/>
              </w:rPr>
              <w:t>793 (7.96)</w:t>
            </w:r>
          </w:p>
        </w:tc>
        <w:tc>
          <w:tcPr>
            <w:tcW w:w="0" w:type="auto"/>
          </w:tcPr>
          <w:p w14:paraId="4B145B0B"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09B016AB" w14:textId="77777777" w:rsidTr="002A1A62">
        <w:trPr>
          <w:trHeight w:val="70"/>
        </w:trPr>
        <w:tc>
          <w:tcPr>
            <w:tcW w:w="0" w:type="auto"/>
          </w:tcPr>
          <w:p w14:paraId="75221D29"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b/>
                <w:bCs/>
                <w:sz w:val="24"/>
                <w:szCs w:val="24"/>
              </w:rPr>
              <w:t>Mothers’ age</w:t>
            </w:r>
          </w:p>
        </w:tc>
        <w:tc>
          <w:tcPr>
            <w:tcW w:w="0" w:type="auto"/>
          </w:tcPr>
          <w:p w14:paraId="38C5B212"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134D1FE7"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10CD9FB6" w14:textId="77777777" w:rsidR="000D11A1" w:rsidRPr="00406E3F" w:rsidRDefault="000D11A1" w:rsidP="000A65CD">
            <w:pPr>
              <w:spacing w:line="240" w:lineRule="auto"/>
              <w:rPr>
                <w:rFonts w:ascii="Times New Roman" w:hAnsi="Times New Roman" w:cs="Times New Roman"/>
                <w:color w:val="000000"/>
                <w:sz w:val="24"/>
                <w:szCs w:val="24"/>
              </w:rPr>
            </w:pPr>
          </w:p>
        </w:tc>
        <w:tc>
          <w:tcPr>
            <w:tcW w:w="0" w:type="auto"/>
          </w:tcPr>
          <w:p w14:paraId="3B74C4D6"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2572DB6B" w14:textId="77777777" w:rsidTr="002A1A62">
        <w:trPr>
          <w:trHeight w:val="70"/>
        </w:trPr>
        <w:tc>
          <w:tcPr>
            <w:tcW w:w="0" w:type="auto"/>
          </w:tcPr>
          <w:p w14:paraId="43625831"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15-19</w:t>
            </w:r>
          </w:p>
        </w:tc>
        <w:tc>
          <w:tcPr>
            <w:tcW w:w="0" w:type="auto"/>
          </w:tcPr>
          <w:p w14:paraId="2EDE20E0"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363 (20.65)</w:t>
            </w:r>
          </w:p>
        </w:tc>
        <w:tc>
          <w:tcPr>
            <w:tcW w:w="0" w:type="auto"/>
          </w:tcPr>
          <w:p w14:paraId="1A9FF962"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1395 (79.35)</w:t>
            </w:r>
          </w:p>
        </w:tc>
        <w:tc>
          <w:tcPr>
            <w:tcW w:w="0" w:type="auto"/>
          </w:tcPr>
          <w:p w14:paraId="062EED70" w14:textId="77777777" w:rsidR="000D11A1" w:rsidRPr="00406E3F" w:rsidRDefault="000D11A1" w:rsidP="000A65CD">
            <w:pPr>
              <w:spacing w:line="240" w:lineRule="auto"/>
              <w:rPr>
                <w:rFonts w:ascii="Times New Roman" w:hAnsi="Times New Roman" w:cs="Times New Roman"/>
                <w:color w:val="000000"/>
                <w:sz w:val="24"/>
                <w:szCs w:val="24"/>
              </w:rPr>
            </w:pPr>
            <w:r w:rsidRPr="00406E3F">
              <w:rPr>
                <w:rFonts w:ascii="Times New Roman" w:hAnsi="Times New Roman" w:cs="Times New Roman"/>
                <w:color w:val="000000"/>
                <w:sz w:val="24"/>
                <w:szCs w:val="24"/>
              </w:rPr>
              <w:t>1758 (20.05)</w:t>
            </w:r>
          </w:p>
        </w:tc>
        <w:tc>
          <w:tcPr>
            <w:tcW w:w="0" w:type="auto"/>
          </w:tcPr>
          <w:p w14:paraId="51578414"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0.097</w:t>
            </w:r>
          </w:p>
        </w:tc>
      </w:tr>
      <w:tr w:rsidR="000D11A1" w:rsidRPr="00406E3F" w14:paraId="02315D63" w14:textId="77777777" w:rsidTr="002A1A62">
        <w:trPr>
          <w:trHeight w:val="70"/>
        </w:trPr>
        <w:tc>
          <w:tcPr>
            <w:tcW w:w="0" w:type="auto"/>
          </w:tcPr>
          <w:p w14:paraId="42585DC8"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20-34</w:t>
            </w:r>
          </w:p>
        </w:tc>
        <w:tc>
          <w:tcPr>
            <w:tcW w:w="0" w:type="auto"/>
          </w:tcPr>
          <w:p w14:paraId="53128730"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1075 (19.63)</w:t>
            </w:r>
          </w:p>
        </w:tc>
        <w:tc>
          <w:tcPr>
            <w:tcW w:w="0" w:type="auto"/>
          </w:tcPr>
          <w:p w14:paraId="08D92BDC"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4402 (80.37)</w:t>
            </w:r>
          </w:p>
        </w:tc>
        <w:tc>
          <w:tcPr>
            <w:tcW w:w="0" w:type="auto"/>
          </w:tcPr>
          <w:p w14:paraId="0E744E39" w14:textId="77777777" w:rsidR="000D11A1" w:rsidRPr="00406E3F" w:rsidRDefault="000D11A1" w:rsidP="000A65CD">
            <w:pPr>
              <w:spacing w:line="240" w:lineRule="auto"/>
              <w:rPr>
                <w:rFonts w:ascii="Times New Roman" w:hAnsi="Times New Roman" w:cs="Times New Roman"/>
                <w:color w:val="000000"/>
                <w:sz w:val="24"/>
                <w:szCs w:val="24"/>
              </w:rPr>
            </w:pPr>
            <w:r w:rsidRPr="00406E3F">
              <w:rPr>
                <w:rFonts w:ascii="Times New Roman" w:hAnsi="Times New Roman" w:cs="Times New Roman"/>
                <w:color w:val="000000"/>
                <w:sz w:val="24"/>
                <w:szCs w:val="24"/>
              </w:rPr>
              <w:t>5477 (62.42)</w:t>
            </w:r>
          </w:p>
        </w:tc>
        <w:tc>
          <w:tcPr>
            <w:tcW w:w="0" w:type="auto"/>
          </w:tcPr>
          <w:p w14:paraId="1EE99622"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2A6F9483" w14:textId="77777777" w:rsidTr="002A1A62">
        <w:trPr>
          <w:trHeight w:val="70"/>
        </w:trPr>
        <w:tc>
          <w:tcPr>
            <w:tcW w:w="0" w:type="auto"/>
          </w:tcPr>
          <w:p w14:paraId="3AD859EF"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35+</w:t>
            </w:r>
          </w:p>
        </w:tc>
        <w:tc>
          <w:tcPr>
            <w:tcW w:w="0" w:type="auto"/>
          </w:tcPr>
          <w:p w14:paraId="18FEFDCC"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266 (17.27)</w:t>
            </w:r>
          </w:p>
        </w:tc>
        <w:tc>
          <w:tcPr>
            <w:tcW w:w="0" w:type="auto"/>
          </w:tcPr>
          <w:p w14:paraId="095B28AB"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1273 (82.73)</w:t>
            </w:r>
          </w:p>
        </w:tc>
        <w:tc>
          <w:tcPr>
            <w:tcW w:w="0" w:type="auto"/>
          </w:tcPr>
          <w:p w14:paraId="0933EC62" w14:textId="77777777" w:rsidR="000D11A1" w:rsidRPr="00406E3F" w:rsidRDefault="000D11A1" w:rsidP="000A65CD">
            <w:pPr>
              <w:spacing w:line="240" w:lineRule="auto"/>
              <w:rPr>
                <w:rFonts w:ascii="Times New Roman" w:hAnsi="Times New Roman" w:cs="Times New Roman"/>
                <w:color w:val="000000"/>
                <w:sz w:val="24"/>
                <w:szCs w:val="24"/>
              </w:rPr>
            </w:pPr>
            <w:r w:rsidRPr="00406E3F">
              <w:rPr>
                <w:rFonts w:ascii="Times New Roman" w:hAnsi="Times New Roman" w:cs="Times New Roman"/>
                <w:color w:val="000000"/>
                <w:sz w:val="24"/>
                <w:szCs w:val="24"/>
              </w:rPr>
              <w:t>1539 (17.54)</w:t>
            </w:r>
          </w:p>
        </w:tc>
        <w:tc>
          <w:tcPr>
            <w:tcW w:w="0" w:type="auto"/>
          </w:tcPr>
          <w:p w14:paraId="28003149"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296DEA3C" w14:textId="77777777" w:rsidTr="002A1A62">
        <w:trPr>
          <w:trHeight w:val="77"/>
        </w:trPr>
        <w:tc>
          <w:tcPr>
            <w:tcW w:w="0" w:type="auto"/>
          </w:tcPr>
          <w:p w14:paraId="15A13B03" w14:textId="77777777" w:rsidR="000D11A1" w:rsidRPr="00406E3F" w:rsidRDefault="000D11A1" w:rsidP="000A65CD">
            <w:pPr>
              <w:spacing w:line="240" w:lineRule="auto"/>
              <w:rPr>
                <w:rFonts w:ascii="Times New Roman" w:eastAsia="Times New Roman" w:hAnsi="Times New Roman" w:cs="Times New Roman"/>
                <w:b/>
                <w:bCs/>
                <w:sz w:val="24"/>
                <w:szCs w:val="24"/>
              </w:rPr>
            </w:pPr>
            <w:r w:rsidRPr="00406E3F">
              <w:rPr>
                <w:rFonts w:ascii="Times New Roman" w:eastAsia="Times New Roman" w:hAnsi="Times New Roman" w:cs="Times New Roman"/>
                <w:b/>
                <w:bCs/>
                <w:sz w:val="24"/>
                <w:szCs w:val="24"/>
              </w:rPr>
              <w:t>Mothers’ education</w:t>
            </w:r>
          </w:p>
        </w:tc>
        <w:tc>
          <w:tcPr>
            <w:tcW w:w="0" w:type="auto"/>
          </w:tcPr>
          <w:p w14:paraId="65619843"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6C1B28B1"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68F4ECC8"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172CB6CF"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4AE181C0" w14:textId="77777777" w:rsidTr="002A1A62">
        <w:trPr>
          <w:trHeight w:val="70"/>
        </w:trPr>
        <w:tc>
          <w:tcPr>
            <w:tcW w:w="0" w:type="auto"/>
          </w:tcPr>
          <w:p w14:paraId="78BFBAC3"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lastRenderedPageBreak/>
              <w:t>Primary incomplete</w:t>
            </w:r>
          </w:p>
        </w:tc>
        <w:tc>
          <w:tcPr>
            <w:tcW w:w="0" w:type="auto"/>
          </w:tcPr>
          <w:p w14:paraId="6E6CC92B"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161 (12.95)</w:t>
            </w:r>
          </w:p>
        </w:tc>
        <w:tc>
          <w:tcPr>
            <w:tcW w:w="0" w:type="auto"/>
          </w:tcPr>
          <w:p w14:paraId="5E6E5A0D"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1084 (87.05)</w:t>
            </w:r>
          </w:p>
        </w:tc>
        <w:tc>
          <w:tcPr>
            <w:tcW w:w="0" w:type="auto"/>
          </w:tcPr>
          <w:p w14:paraId="4A81800F"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hAnsi="Times New Roman" w:cs="Times New Roman"/>
                <w:color w:val="000000"/>
                <w:sz w:val="24"/>
                <w:szCs w:val="24"/>
              </w:rPr>
              <w:t>1245 (13.18)</w:t>
            </w:r>
          </w:p>
        </w:tc>
        <w:tc>
          <w:tcPr>
            <w:tcW w:w="0" w:type="auto"/>
          </w:tcPr>
          <w:p w14:paraId="651AA965"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&lt;0.001</w:t>
            </w:r>
          </w:p>
        </w:tc>
      </w:tr>
      <w:tr w:rsidR="000D11A1" w:rsidRPr="00406E3F" w14:paraId="6396D0F1" w14:textId="77777777" w:rsidTr="002A1A62">
        <w:trPr>
          <w:trHeight w:val="70"/>
        </w:trPr>
        <w:tc>
          <w:tcPr>
            <w:tcW w:w="0" w:type="auto"/>
          </w:tcPr>
          <w:p w14:paraId="483B7878"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Primary complete</w:t>
            </w:r>
          </w:p>
        </w:tc>
        <w:tc>
          <w:tcPr>
            <w:tcW w:w="0" w:type="auto"/>
          </w:tcPr>
          <w:p w14:paraId="2C8965A4"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374 (16.25)</w:t>
            </w:r>
          </w:p>
        </w:tc>
        <w:tc>
          <w:tcPr>
            <w:tcW w:w="0" w:type="auto"/>
          </w:tcPr>
          <w:p w14:paraId="2E0D1A73"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1930 (83.75)</w:t>
            </w:r>
          </w:p>
        </w:tc>
        <w:tc>
          <w:tcPr>
            <w:tcW w:w="0" w:type="auto"/>
          </w:tcPr>
          <w:p w14:paraId="47BC6766"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hAnsi="Times New Roman" w:cs="Times New Roman"/>
                <w:color w:val="000000"/>
                <w:sz w:val="24"/>
                <w:szCs w:val="24"/>
              </w:rPr>
              <w:t>2304 (24.39)</w:t>
            </w:r>
          </w:p>
        </w:tc>
        <w:tc>
          <w:tcPr>
            <w:tcW w:w="0" w:type="auto"/>
          </w:tcPr>
          <w:p w14:paraId="21D781AF"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79ED61DF" w14:textId="77777777" w:rsidTr="002A1A62">
        <w:trPr>
          <w:trHeight w:val="70"/>
        </w:trPr>
        <w:tc>
          <w:tcPr>
            <w:tcW w:w="0" w:type="auto"/>
          </w:tcPr>
          <w:p w14:paraId="2BDA9A80"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Secondary incomplete</w:t>
            </w:r>
          </w:p>
        </w:tc>
        <w:tc>
          <w:tcPr>
            <w:tcW w:w="0" w:type="auto"/>
          </w:tcPr>
          <w:p w14:paraId="7C65D805"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926 (20.40)</w:t>
            </w:r>
          </w:p>
        </w:tc>
        <w:tc>
          <w:tcPr>
            <w:tcW w:w="0" w:type="auto"/>
          </w:tcPr>
          <w:p w14:paraId="6A1D2882"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3612 (79.60)</w:t>
            </w:r>
          </w:p>
        </w:tc>
        <w:tc>
          <w:tcPr>
            <w:tcW w:w="0" w:type="auto"/>
          </w:tcPr>
          <w:p w14:paraId="7BA7E441"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hAnsi="Times New Roman" w:cs="Times New Roman"/>
                <w:color w:val="000000"/>
                <w:sz w:val="24"/>
                <w:szCs w:val="24"/>
              </w:rPr>
              <w:t>4538 (48.04)</w:t>
            </w:r>
          </w:p>
        </w:tc>
        <w:tc>
          <w:tcPr>
            <w:tcW w:w="0" w:type="auto"/>
          </w:tcPr>
          <w:p w14:paraId="72EC9A6E"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2712EB4B" w14:textId="77777777" w:rsidTr="002A1A62">
        <w:trPr>
          <w:trHeight w:val="80"/>
        </w:trPr>
        <w:tc>
          <w:tcPr>
            <w:tcW w:w="0" w:type="auto"/>
          </w:tcPr>
          <w:p w14:paraId="22D0A837"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Secondary complete or higher</w:t>
            </w:r>
          </w:p>
        </w:tc>
        <w:tc>
          <w:tcPr>
            <w:tcW w:w="0" w:type="auto"/>
          </w:tcPr>
          <w:p w14:paraId="39D217BA"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371 (27.25)</w:t>
            </w:r>
          </w:p>
        </w:tc>
        <w:tc>
          <w:tcPr>
            <w:tcW w:w="0" w:type="auto"/>
          </w:tcPr>
          <w:p w14:paraId="4BE51AED"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990 (72.75)</w:t>
            </w:r>
          </w:p>
        </w:tc>
        <w:tc>
          <w:tcPr>
            <w:tcW w:w="0" w:type="auto"/>
          </w:tcPr>
          <w:p w14:paraId="2F46E691"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hAnsi="Times New Roman" w:cs="Times New Roman"/>
                <w:color w:val="000000"/>
                <w:sz w:val="24"/>
                <w:szCs w:val="24"/>
              </w:rPr>
              <w:t>1361 (14.39)</w:t>
            </w:r>
          </w:p>
        </w:tc>
        <w:tc>
          <w:tcPr>
            <w:tcW w:w="0" w:type="auto"/>
          </w:tcPr>
          <w:p w14:paraId="4E0814CD"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010D214F" w14:textId="77777777" w:rsidTr="002A1A62">
        <w:trPr>
          <w:trHeight w:val="70"/>
        </w:trPr>
        <w:tc>
          <w:tcPr>
            <w:tcW w:w="0" w:type="auto"/>
          </w:tcPr>
          <w:p w14:paraId="1BD96887" w14:textId="77777777" w:rsidR="000D11A1" w:rsidRPr="00406E3F" w:rsidRDefault="000D11A1" w:rsidP="000A65CD">
            <w:pPr>
              <w:spacing w:line="240" w:lineRule="auto"/>
              <w:rPr>
                <w:rFonts w:ascii="Times New Roman" w:eastAsia="Times New Roman" w:hAnsi="Times New Roman" w:cs="Times New Roman"/>
                <w:b/>
                <w:bCs/>
                <w:sz w:val="24"/>
                <w:szCs w:val="24"/>
              </w:rPr>
            </w:pPr>
            <w:r w:rsidRPr="00406E3F">
              <w:rPr>
                <w:rFonts w:ascii="Times New Roman" w:eastAsia="Times New Roman" w:hAnsi="Times New Roman" w:cs="Times New Roman"/>
                <w:b/>
                <w:bCs/>
                <w:sz w:val="24"/>
                <w:szCs w:val="24"/>
              </w:rPr>
              <w:t>Wealth index</w:t>
            </w:r>
          </w:p>
        </w:tc>
        <w:tc>
          <w:tcPr>
            <w:tcW w:w="0" w:type="auto"/>
          </w:tcPr>
          <w:p w14:paraId="7E8BB312"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5061A3F0"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4CDB0554"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09684AE0"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4823F789" w14:textId="77777777" w:rsidTr="002A1A62">
        <w:trPr>
          <w:trHeight w:val="70"/>
        </w:trPr>
        <w:tc>
          <w:tcPr>
            <w:tcW w:w="0" w:type="auto"/>
          </w:tcPr>
          <w:p w14:paraId="6FC3946F"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Poorest</w:t>
            </w:r>
          </w:p>
        </w:tc>
        <w:tc>
          <w:tcPr>
            <w:tcW w:w="0" w:type="auto"/>
          </w:tcPr>
          <w:p w14:paraId="3D226421"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325 (15.40)</w:t>
            </w:r>
          </w:p>
        </w:tc>
        <w:tc>
          <w:tcPr>
            <w:tcW w:w="0" w:type="auto"/>
          </w:tcPr>
          <w:p w14:paraId="6B682A77"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1786 (84.60)</w:t>
            </w:r>
          </w:p>
        </w:tc>
        <w:tc>
          <w:tcPr>
            <w:tcW w:w="0" w:type="auto"/>
          </w:tcPr>
          <w:p w14:paraId="16320753"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hAnsi="Times New Roman" w:cs="Times New Roman"/>
                <w:color w:val="000000"/>
                <w:sz w:val="24"/>
                <w:szCs w:val="24"/>
              </w:rPr>
              <w:t>2111 (22.34)</w:t>
            </w:r>
          </w:p>
        </w:tc>
        <w:tc>
          <w:tcPr>
            <w:tcW w:w="0" w:type="auto"/>
          </w:tcPr>
          <w:p w14:paraId="184FCACE"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&lt;0.001</w:t>
            </w:r>
          </w:p>
        </w:tc>
      </w:tr>
      <w:tr w:rsidR="000D11A1" w:rsidRPr="00406E3F" w14:paraId="47E3362A" w14:textId="77777777" w:rsidTr="002A1A62">
        <w:trPr>
          <w:trHeight w:val="70"/>
        </w:trPr>
        <w:tc>
          <w:tcPr>
            <w:tcW w:w="0" w:type="auto"/>
          </w:tcPr>
          <w:p w14:paraId="26DC0D2D" w14:textId="27862083" w:rsidR="000D11A1" w:rsidRPr="00406E3F" w:rsidRDefault="00AB3E08" w:rsidP="000A65C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Poor</w:t>
            </w:r>
          </w:p>
        </w:tc>
        <w:tc>
          <w:tcPr>
            <w:tcW w:w="0" w:type="auto"/>
          </w:tcPr>
          <w:p w14:paraId="62F238FC"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305 (16.19)</w:t>
            </w:r>
          </w:p>
        </w:tc>
        <w:tc>
          <w:tcPr>
            <w:tcW w:w="0" w:type="auto"/>
          </w:tcPr>
          <w:p w14:paraId="0180F9E3"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1581 (83.81)</w:t>
            </w:r>
          </w:p>
        </w:tc>
        <w:tc>
          <w:tcPr>
            <w:tcW w:w="0" w:type="auto"/>
          </w:tcPr>
          <w:p w14:paraId="4BFF20E0"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hAnsi="Times New Roman" w:cs="Times New Roman"/>
                <w:color w:val="000000"/>
                <w:sz w:val="24"/>
                <w:szCs w:val="24"/>
              </w:rPr>
              <w:t>1886 (19.97)</w:t>
            </w:r>
          </w:p>
        </w:tc>
        <w:tc>
          <w:tcPr>
            <w:tcW w:w="0" w:type="auto"/>
          </w:tcPr>
          <w:p w14:paraId="159D200C"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16810261" w14:textId="77777777" w:rsidTr="002A1A62">
        <w:trPr>
          <w:trHeight w:val="98"/>
        </w:trPr>
        <w:tc>
          <w:tcPr>
            <w:tcW w:w="0" w:type="auto"/>
          </w:tcPr>
          <w:p w14:paraId="72A1BFDF"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Middle</w:t>
            </w:r>
          </w:p>
        </w:tc>
        <w:tc>
          <w:tcPr>
            <w:tcW w:w="0" w:type="auto"/>
          </w:tcPr>
          <w:p w14:paraId="424ACD51"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336 (19.07)</w:t>
            </w:r>
          </w:p>
        </w:tc>
        <w:tc>
          <w:tcPr>
            <w:tcW w:w="0" w:type="auto"/>
          </w:tcPr>
          <w:p w14:paraId="4AB36747"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1428 (80.93)</w:t>
            </w:r>
          </w:p>
        </w:tc>
        <w:tc>
          <w:tcPr>
            <w:tcW w:w="0" w:type="auto"/>
          </w:tcPr>
          <w:p w14:paraId="5F8DFA3D"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hAnsi="Times New Roman" w:cs="Times New Roman"/>
                <w:color w:val="000000"/>
                <w:sz w:val="24"/>
                <w:szCs w:val="24"/>
              </w:rPr>
              <w:t>1764 (18.68)</w:t>
            </w:r>
          </w:p>
        </w:tc>
        <w:tc>
          <w:tcPr>
            <w:tcW w:w="0" w:type="auto"/>
          </w:tcPr>
          <w:p w14:paraId="64C5E221"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24C45534" w14:textId="77777777" w:rsidTr="002A1A62">
        <w:trPr>
          <w:trHeight w:val="70"/>
        </w:trPr>
        <w:tc>
          <w:tcPr>
            <w:tcW w:w="0" w:type="auto"/>
          </w:tcPr>
          <w:p w14:paraId="6E44F669" w14:textId="2B7986AF" w:rsidR="000D11A1" w:rsidRPr="00406E3F" w:rsidRDefault="00AB3E08" w:rsidP="000A65C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Rich</w:t>
            </w:r>
          </w:p>
        </w:tc>
        <w:tc>
          <w:tcPr>
            <w:tcW w:w="0" w:type="auto"/>
          </w:tcPr>
          <w:p w14:paraId="66AE1CAB"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367 (20.13)</w:t>
            </w:r>
          </w:p>
        </w:tc>
        <w:tc>
          <w:tcPr>
            <w:tcW w:w="0" w:type="auto"/>
          </w:tcPr>
          <w:p w14:paraId="408EB625"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1457 (79.87)</w:t>
            </w:r>
          </w:p>
        </w:tc>
        <w:tc>
          <w:tcPr>
            <w:tcW w:w="0" w:type="auto"/>
          </w:tcPr>
          <w:p w14:paraId="3DEE841B"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hAnsi="Times New Roman" w:cs="Times New Roman"/>
                <w:color w:val="000000"/>
                <w:sz w:val="24"/>
                <w:szCs w:val="24"/>
              </w:rPr>
              <w:t>1824 (19.33)</w:t>
            </w:r>
          </w:p>
        </w:tc>
        <w:tc>
          <w:tcPr>
            <w:tcW w:w="0" w:type="auto"/>
          </w:tcPr>
          <w:p w14:paraId="024ED169"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7ABB1AA1" w14:textId="77777777" w:rsidTr="002A1A62">
        <w:trPr>
          <w:trHeight w:val="70"/>
        </w:trPr>
        <w:tc>
          <w:tcPr>
            <w:tcW w:w="0" w:type="auto"/>
          </w:tcPr>
          <w:p w14:paraId="1B057E3E"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Richest</w:t>
            </w:r>
          </w:p>
        </w:tc>
        <w:tc>
          <w:tcPr>
            <w:tcW w:w="0" w:type="auto"/>
          </w:tcPr>
          <w:p w14:paraId="3CC8CC8B"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498 (26.76)</w:t>
            </w:r>
          </w:p>
        </w:tc>
        <w:tc>
          <w:tcPr>
            <w:tcW w:w="0" w:type="auto"/>
          </w:tcPr>
          <w:p w14:paraId="7E5BB6ED"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1363 (73.24)</w:t>
            </w:r>
          </w:p>
        </w:tc>
        <w:tc>
          <w:tcPr>
            <w:tcW w:w="0" w:type="auto"/>
          </w:tcPr>
          <w:p w14:paraId="1F859869"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hAnsi="Times New Roman" w:cs="Times New Roman"/>
                <w:color w:val="000000"/>
                <w:sz w:val="24"/>
                <w:szCs w:val="24"/>
              </w:rPr>
              <w:t>1861 (19.69)</w:t>
            </w:r>
          </w:p>
        </w:tc>
        <w:tc>
          <w:tcPr>
            <w:tcW w:w="0" w:type="auto"/>
          </w:tcPr>
          <w:p w14:paraId="6334C6CA"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06E22609" w14:textId="77777777" w:rsidTr="002A1A62">
        <w:trPr>
          <w:trHeight w:val="70"/>
        </w:trPr>
        <w:tc>
          <w:tcPr>
            <w:tcW w:w="0" w:type="auto"/>
          </w:tcPr>
          <w:p w14:paraId="76F99E3A" w14:textId="77777777" w:rsidR="000D11A1" w:rsidRPr="00406E3F" w:rsidRDefault="000D11A1" w:rsidP="000A65CD">
            <w:pPr>
              <w:spacing w:line="240" w:lineRule="auto"/>
              <w:rPr>
                <w:rFonts w:ascii="Times New Roman" w:eastAsia="Times New Roman" w:hAnsi="Times New Roman" w:cs="Times New Roman"/>
                <w:b/>
                <w:bCs/>
                <w:sz w:val="24"/>
                <w:szCs w:val="24"/>
              </w:rPr>
            </w:pPr>
            <w:r w:rsidRPr="00406E3F">
              <w:rPr>
                <w:rFonts w:ascii="Times New Roman" w:eastAsia="Times New Roman" w:hAnsi="Times New Roman" w:cs="Times New Roman"/>
                <w:b/>
                <w:bCs/>
                <w:sz w:val="24"/>
                <w:szCs w:val="24"/>
              </w:rPr>
              <w:t>Religion</w:t>
            </w:r>
          </w:p>
        </w:tc>
        <w:tc>
          <w:tcPr>
            <w:tcW w:w="0" w:type="auto"/>
          </w:tcPr>
          <w:p w14:paraId="61380E21"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3E82F9F4"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41BBEA0B"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610E911E"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4BAFAA46" w14:textId="77777777" w:rsidTr="002A1A62">
        <w:trPr>
          <w:trHeight w:val="70"/>
        </w:trPr>
        <w:tc>
          <w:tcPr>
            <w:tcW w:w="0" w:type="auto"/>
          </w:tcPr>
          <w:p w14:paraId="2CD9DD98"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Islam</w:t>
            </w:r>
          </w:p>
        </w:tc>
        <w:tc>
          <w:tcPr>
            <w:tcW w:w="0" w:type="auto"/>
          </w:tcPr>
          <w:p w14:paraId="3D16DE25"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251 (19.38)</w:t>
            </w:r>
          </w:p>
        </w:tc>
        <w:tc>
          <w:tcPr>
            <w:tcW w:w="0" w:type="auto"/>
          </w:tcPr>
          <w:p w14:paraId="315507AF"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995 (80.62)</w:t>
            </w:r>
          </w:p>
        </w:tc>
        <w:tc>
          <w:tcPr>
            <w:tcW w:w="0" w:type="auto"/>
          </w:tcPr>
          <w:p w14:paraId="2614A10A"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hAnsi="Times New Roman" w:cs="Times New Roman"/>
                <w:color w:val="000000"/>
                <w:sz w:val="24"/>
                <w:szCs w:val="24"/>
              </w:rPr>
              <w:t>1246 (85.98)</w:t>
            </w:r>
          </w:p>
        </w:tc>
        <w:tc>
          <w:tcPr>
            <w:tcW w:w="0" w:type="auto"/>
          </w:tcPr>
          <w:p w14:paraId="0072B5A8"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0.600</w:t>
            </w:r>
          </w:p>
        </w:tc>
      </w:tr>
      <w:tr w:rsidR="000D11A1" w:rsidRPr="00406E3F" w14:paraId="7A59F777" w14:textId="77777777" w:rsidTr="002A1A62">
        <w:trPr>
          <w:trHeight w:val="70"/>
        </w:trPr>
        <w:tc>
          <w:tcPr>
            <w:tcW w:w="0" w:type="auto"/>
          </w:tcPr>
          <w:p w14:paraId="2D241AC5"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Other</w:t>
            </w:r>
          </w:p>
        </w:tc>
        <w:tc>
          <w:tcPr>
            <w:tcW w:w="0" w:type="auto"/>
          </w:tcPr>
          <w:p w14:paraId="5D23C69D"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1480 (19.49)</w:t>
            </w:r>
          </w:p>
        </w:tc>
        <w:tc>
          <w:tcPr>
            <w:tcW w:w="0" w:type="auto"/>
          </w:tcPr>
          <w:p w14:paraId="40876714"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6153 (80.51)</w:t>
            </w:r>
          </w:p>
        </w:tc>
        <w:tc>
          <w:tcPr>
            <w:tcW w:w="0" w:type="auto"/>
          </w:tcPr>
          <w:p w14:paraId="258A2F47"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hAnsi="Times New Roman" w:cs="Times New Roman"/>
                <w:color w:val="000000"/>
                <w:sz w:val="24"/>
                <w:szCs w:val="24"/>
              </w:rPr>
              <w:t>7633 (14.02)</w:t>
            </w:r>
          </w:p>
        </w:tc>
        <w:tc>
          <w:tcPr>
            <w:tcW w:w="0" w:type="auto"/>
          </w:tcPr>
          <w:p w14:paraId="4144756F"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3E398459" w14:textId="77777777" w:rsidTr="002A1A62">
        <w:trPr>
          <w:trHeight w:val="278"/>
        </w:trPr>
        <w:tc>
          <w:tcPr>
            <w:tcW w:w="0" w:type="auto"/>
          </w:tcPr>
          <w:p w14:paraId="68778FC2" w14:textId="77777777" w:rsidR="000D11A1" w:rsidRPr="00406E3F" w:rsidRDefault="000D11A1" w:rsidP="000A65CD">
            <w:pPr>
              <w:spacing w:line="240" w:lineRule="auto"/>
              <w:rPr>
                <w:rFonts w:ascii="Times New Roman" w:eastAsia="Times New Roman" w:hAnsi="Times New Roman" w:cs="Times New Roman"/>
                <w:b/>
                <w:bCs/>
                <w:sz w:val="24"/>
                <w:szCs w:val="24"/>
              </w:rPr>
            </w:pPr>
            <w:r w:rsidRPr="00406E3F">
              <w:rPr>
                <w:rFonts w:ascii="Times New Roman" w:eastAsia="Times New Roman" w:hAnsi="Times New Roman" w:cs="Times New Roman"/>
                <w:b/>
                <w:bCs/>
                <w:sz w:val="24"/>
                <w:szCs w:val="24"/>
              </w:rPr>
              <w:t>Household head sex</w:t>
            </w:r>
          </w:p>
        </w:tc>
        <w:tc>
          <w:tcPr>
            <w:tcW w:w="0" w:type="auto"/>
          </w:tcPr>
          <w:p w14:paraId="4DD2E54F"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2EB3EDC1"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47B4C7B9"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7D5EF066"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79A4D974" w14:textId="77777777" w:rsidTr="002A1A62">
        <w:trPr>
          <w:trHeight w:val="70"/>
        </w:trPr>
        <w:tc>
          <w:tcPr>
            <w:tcW w:w="0" w:type="auto"/>
          </w:tcPr>
          <w:p w14:paraId="3F971795"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Male</w:t>
            </w:r>
          </w:p>
        </w:tc>
        <w:tc>
          <w:tcPr>
            <w:tcW w:w="0" w:type="auto"/>
          </w:tcPr>
          <w:p w14:paraId="22709363"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1479 (19.49)</w:t>
            </w:r>
          </w:p>
        </w:tc>
        <w:tc>
          <w:tcPr>
            <w:tcW w:w="0" w:type="auto"/>
          </w:tcPr>
          <w:p w14:paraId="53D2F1CA"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6110 (80.51)</w:t>
            </w:r>
          </w:p>
        </w:tc>
        <w:tc>
          <w:tcPr>
            <w:tcW w:w="0" w:type="auto"/>
          </w:tcPr>
          <w:p w14:paraId="5E92AE65"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hAnsi="Times New Roman" w:cs="Times New Roman"/>
                <w:color w:val="000000"/>
                <w:sz w:val="24"/>
                <w:szCs w:val="24"/>
              </w:rPr>
              <w:t>7589 (85.48)</w:t>
            </w:r>
          </w:p>
        </w:tc>
        <w:tc>
          <w:tcPr>
            <w:tcW w:w="0" w:type="auto"/>
          </w:tcPr>
          <w:p w14:paraId="3C3934A1"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0.996</w:t>
            </w:r>
          </w:p>
        </w:tc>
      </w:tr>
      <w:tr w:rsidR="000D11A1" w:rsidRPr="00406E3F" w14:paraId="39910BC7" w14:textId="77777777" w:rsidTr="002A1A62">
        <w:trPr>
          <w:trHeight w:val="70"/>
        </w:trPr>
        <w:tc>
          <w:tcPr>
            <w:tcW w:w="0" w:type="auto"/>
          </w:tcPr>
          <w:p w14:paraId="44373698"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Female</w:t>
            </w:r>
          </w:p>
        </w:tc>
        <w:tc>
          <w:tcPr>
            <w:tcW w:w="0" w:type="auto"/>
          </w:tcPr>
          <w:p w14:paraId="15363E03"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2501 (19.50)</w:t>
            </w:r>
          </w:p>
        </w:tc>
        <w:tc>
          <w:tcPr>
            <w:tcW w:w="0" w:type="auto"/>
          </w:tcPr>
          <w:p w14:paraId="5CF5B5EE"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1038 (80.50)</w:t>
            </w:r>
          </w:p>
        </w:tc>
        <w:tc>
          <w:tcPr>
            <w:tcW w:w="0" w:type="auto"/>
          </w:tcPr>
          <w:p w14:paraId="5951582E"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hAnsi="Times New Roman" w:cs="Times New Roman"/>
                <w:color w:val="000000"/>
                <w:sz w:val="24"/>
                <w:szCs w:val="24"/>
              </w:rPr>
              <w:t>3539 (14.52)</w:t>
            </w:r>
          </w:p>
        </w:tc>
        <w:tc>
          <w:tcPr>
            <w:tcW w:w="0" w:type="auto"/>
          </w:tcPr>
          <w:p w14:paraId="20B0CC0E"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12D786E8" w14:textId="77777777" w:rsidTr="002A1A62">
        <w:trPr>
          <w:trHeight w:val="70"/>
        </w:trPr>
        <w:tc>
          <w:tcPr>
            <w:tcW w:w="0" w:type="auto"/>
          </w:tcPr>
          <w:p w14:paraId="0C7DB134" w14:textId="77777777" w:rsidR="000D11A1" w:rsidRPr="00406E3F" w:rsidRDefault="000D11A1" w:rsidP="000A65CD">
            <w:pPr>
              <w:spacing w:line="240" w:lineRule="auto"/>
              <w:rPr>
                <w:rFonts w:ascii="Times New Roman" w:eastAsia="Times New Roman" w:hAnsi="Times New Roman" w:cs="Times New Roman"/>
                <w:b/>
                <w:bCs/>
                <w:sz w:val="24"/>
                <w:szCs w:val="24"/>
              </w:rPr>
            </w:pPr>
            <w:r w:rsidRPr="00406E3F">
              <w:rPr>
                <w:rFonts w:ascii="Times New Roman" w:eastAsia="Times New Roman" w:hAnsi="Times New Roman" w:cs="Times New Roman"/>
                <w:b/>
                <w:bCs/>
                <w:sz w:val="24"/>
                <w:szCs w:val="24"/>
              </w:rPr>
              <w:t>Ethnicity</w:t>
            </w:r>
          </w:p>
        </w:tc>
        <w:tc>
          <w:tcPr>
            <w:tcW w:w="0" w:type="auto"/>
          </w:tcPr>
          <w:p w14:paraId="4D03DE8C"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287D85B7"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727F83AF"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20EBD859"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23F7AA0F" w14:textId="77777777" w:rsidTr="002A1A62">
        <w:trPr>
          <w:trHeight w:val="70"/>
        </w:trPr>
        <w:tc>
          <w:tcPr>
            <w:tcW w:w="0" w:type="auto"/>
          </w:tcPr>
          <w:p w14:paraId="715F2B13"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Bengali</w:t>
            </w:r>
          </w:p>
        </w:tc>
        <w:tc>
          <w:tcPr>
            <w:tcW w:w="0" w:type="auto"/>
          </w:tcPr>
          <w:p w14:paraId="6B046BF7"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1801 (19.30)</w:t>
            </w:r>
          </w:p>
        </w:tc>
        <w:tc>
          <w:tcPr>
            <w:tcW w:w="0" w:type="auto"/>
          </w:tcPr>
          <w:p w14:paraId="23AECA82"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7529 (80.70)</w:t>
            </w:r>
          </w:p>
        </w:tc>
        <w:tc>
          <w:tcPr>
            <w:tcW w:w="0" w:type="auto"/>
          </w:tcPr>
          <w:p w14:paraId="039BA6BC"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hAnsi="Times New Roman" w:cs="Times New Roman"/>
                <w:color w:val="000000"/>
                <w:sz w:val="24"/>
                <w:szCs w:val="24"/>
              </w:rPr>
              <w:t>9330 (98.76)</w:t>
            </w:r>
          </w:p>
        </w:tc>
        <w:tc>
          <w:tcPr>
            <w:tcW w:w="0" w:type="auto"/>
          </w:tcPr>
          <w:p w14:paraId="0558350B"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0.099</w:t>
            </w:r>
          </w:p>
        </w:tc>
      </w:tr>
      <w:tr w:rsidR="000D11A1" w:rsidRPr="00406E3F" w14:paraId="0D88DE65" w14:textId="77777777" w:rsidTr="002A1A62">
        <w:trPr>
          <w:trHeight w:val="70"/>
        </w:trPr>
        <w:tc>
          <w:tcPr>
            <w:tcW w:w="0" w:type="auto"/>
          </w:tcPr>
          <w:p w14:paraId="6F43CABA"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Others</w:t>
            </w:r>
          </w:p>
        </w:tc>
        <w:tc>
          <w:tcPr>
            <w:tcW w:w="0" w:type="auto"/>
          </w:tcPr>
          <w:p w14:paraId="16C53423"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31 (26.64)</w:t>
            </w:r>
          </w:p>
        </w:tc>
        <w:tc>
          <w:tcPr>
            <w:tcW w:w="0" w:type="auto"/>
          </w:tcPr>
          <w:p w14:paraId="266DF237"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85 (73.36)</w:t>
            </w:r>
          </w:p>
        </w:tc>
        <w:tc>
          <w:tcPr>
            <w:tcW w:w="0" w:type="auto"/>
          </w:tcPr>
          <w:p w14:paraId="62F1F71A"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hAnsi="Times New Roman" w:cs="Times New Roman"/>
                <w:color w:val="000000"/>
                <w:sz w:val="24"/>
                <w:szCs w:val="24"/>
              </w:rPr>
              <w:t>116 (1.24)</w:t>
            </w:r>
          </w:p>
        </w:tc>
        <w:tc>
          <w:tcPr>
            <w:tcW w:w="0" w:type="auto"/>
          </w:tcPr>
          <w:p w14:paraId="77A19974"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5EB14237" w14:textId="77777777" w:rsidTr="002A1A62">
        <w:trPr>
          <w:trHeight w:val="98"/>
        </w:trPr>
        <w:tc>
          <w:tcPr>
            <w:tcW w:w="0" w:type="auto"/>
          </w:tcPr>
          <w:p w14:paraId="56C887DB" w14:textId="77777777" w:rsidR="000D11A1" w:rsidRPr="00406E3F" w:rsidRDefault="000D11A1" w:rsidP="000A65CD">
            <w:pPr>
              <w:spacing w:line="240" w:lineRule="auto"/>
              <w:rPr>
                <w:rFonts w:ascii="Times New Roman" w:eastAsia="Times New Roman" w:hAnsi="Times New Roman" w:cs="Times New Roman"/>
                <w:b/>
                <w:bCs/>
                <w:sz w:val="24"/>
                <w:szCs w:val="24"/>
              </w:rPr>
            </w:pPr>
            <w:r w:rsidRPr="00406E3F">
              <w:rPr>
                <w:rFonts w:ascii="Times New Roman" w:eastAsia="Times New Roman" w:hAnsi="Times New Roman" w:cs="Times New Roman"/>
                <w:b/>
                <w:bCs/>
                <w:sz w:val="24"/>
                <w:szCs w:val="24"/>
              </w:rPr>
              <w:t>Mother stimulation</w:t>
            </w:r>
          </w:p>
        </w:tc>
        <w:tc>
          <w:tcPr>
            <w:tcW w:w="0" w:type="auto"/>
          </w:tcPr>
          <w:p w14:paraId="6610BB1E"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2AE75095"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070B2013"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50DA385E"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72D3D422" w14:textId="77777777" w:rsidTr="002A1A62">
        <w:trPr>
          <w:trHeight w:val="152"/>
        </w:trPr>
        <w:tc>
          <w:tcPr>
            <w:tcW w:w="0" w:type="auto"/>
          </w:tcPr>
          <w:p w14:paraId="5146308A"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Yes</w:t>
            </w:r>
          </w:p>
        </w:tc>
        <w:tc>
          <w:tcPr>
            <w:tcW w:w="0" w:type="auto"/>
          </w:tcPr>
          <w:p w14:paraId="0CC101F1"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1587 (20.44)</w:t>
            </w:r>
          </w:p>
        </w:tc>
        <w:tc>
          <w:tcPr>
            <w:tcW w:w="0" w:type="auto"/>
          </w:tcPr>
          <w:p w14:paraId="63742BED"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6176 (79.56)</w:t>
            </w:r>
          </w:p>
        </w:tc>
        <w:tc>
          <w:tcPr>
            <w:tcW w:w="0" w:type="auto"/>
          </w:tcPr>
          <w:p w14:paraId="7AC617D5"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hAnsi="Times New Roman" w:cs="Times New Roman"/>
                <w:color w:val="000000"/>
                <w:sz w:val="24"/>
                <w:szCs w:val="24"/>
              </w:rPr>
              <w:t>7763 (82.18)</w:t>
            </w:r>
          </w:p>
        </w:tc>
        <w:tc>
          <w:tcPr>
            <w:tcW w:w="0" w:type="auto"/>
          </w:tcPr>
          <w:p w14:paraId="1C8D466F"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&lt;0.001</w:t>
            </w:r>
          </w:p>
        </w:tc>
      </w:tr>
      <w:tr w:rsidR="000D11A1" w:rsidRPr="00406E3F" w14:paraId="56C458F0" w14:textId="77777777" w:rsidTr="002A1A62">
        <w:trPr>
          <w:trHeight w:val="70"/>
        </w:trPr>
        <w:tc>
          <w:tcPr>
            <w:tcW w:w="0" w:type="auto"/>
          </w:tcPr>
          <w:p w14:paraId="437E04F4"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No</w:t>
            </w:r>
          </w:p>
        </w:tc>
        <w:tc>
          <w:tcPr>
            <w:tcW w:w="0" w:type="auto"/>
          </w:tcPr>
          <w:p w14:paraId="5490CDFF"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245 (14.55)</w:t>
            </w:r>
          </w:p>
        </w:tc>
        <w:tc>
          <w:tcPr>
            <w:tcW w:w="0" w:type="auto"/>
          </w:tcPr>
          <w:p w14:paraId="523B82CE"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1439 (85.45)</w:t>
            </w:r>
          </w:p>
        </w:tc>
        <w:tc>
          <w:tcPr>
            <w:tcW w:w="0" w:type="auto"/>
          </w:tcPr>
          <w:p w14:paraId="50160A80"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hAnsi="Times New Roman" w:cs="Times New Roman"/>
                <w:color w:val="000000"/>
                <w:sz w:val="24"/>
                <w:szCs w:val="24"/>
              </w:rPr>
              <w:t>1684 (17.82)</w:t>
            </w:r>
          </w:p>
        </w:tc>
        <w:tc>
          <w:tcPr>
            <w:tcW w:w="0" w:type="auto"/>
          </w:tcPr>
          <w:p w14:paraId="789DBF64"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1BD17BBC" w14:textId="77777777" w:rsidTr="002A1A62">
        <w:trPr>
          <w:trHeight w:val="77"/>
        </w:trPr>
        <w:tc>
          <w:tcPr>
            <w:tcW w:w="0" w:type="auto"/>
          </w:tcPr>
          <w:p w14:paraId="4594C189" w14:textId="77777777" w:rsidR="000D11A1" w:rsidRPr="00406E3F" w:rsidRDefault="000D11A1" w:rsidP="000A65CD">
            <w:pPr>
              <w:spacing w:line="240" w:lineRule="auto"/>
              <w:rPr>
                <w:rFonts w:ascii="Times New Roman" w:eastAsia="Times New Roman" w:hAnsi="Times New Roman" w:cs="Times New Roman"/>
                <w:b/>
                <w:bCs/>
                <w:sz w:val="24"/>
                <w:szCs w:val="24"/>
              </w:rPr>
            </w:pPr>
            <w:r w:rsidRPr="00406E3F">
              <w:rPr>
                <w:rFonts w:ascii="Times New Roman" w:eastAsia="Times New Roman" w:hAnsi="Times New Roman" w:cs="Times New Roman"/>
                <w:b/>
                <w:bCs/>
                <w:sz w:val="24"/>
                <w:szCs w:val="24"/>
              </w:rPr>
              <w:t>Father stimulation</w:t>
            </w:r>
          </w:p>
        </w:tc>
        <w:tc>
          <w:tcPr>
            <w:tcW w:w="0" w:type="auto"/>
          </w:tcPr>
          <w:p w14:paraId="76D17025"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5BC8314D"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2A184C89"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013CFD63"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6A1C63AC" w14:textId="77777777" w:rsidTr="002A1A62">
        <w:trPr>
          <w:trHeight w:val="70"/>
        </w:trPr>
        <w:tc>
          <w:tcPr>
            <w:tcW w:w="0" w:type="auto"/>
          </w:tcPr>
          <w:p w14:paraId="4E849AB0"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Yes</w:t>
            </w:r>
          </w:p>
        </w:tc>
        <w:tc>
          <w:tcPr>
            <w:tcW w:w="0" w:type="auto"/>
          </w:tcPr>
          <w:p w14:paraId="502F2A8A"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807 (19.1)</w:t>
            </w:r>
          </w:p>
        </w:tc>
        <w:tc>
          <w:tcPr>
            <w:tcW w:w="0" w:type="auto"/>
          </w:tcPr>
          <w:p w14:paraId="3C7FD523"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3424 (80.9)</w:t>
            </w:r>
          </w:p>
        </w:tc>
        <w:tc>
          <w:tcPr>
            <w:tcW w:w="0" w:type="auto"/>
          </w:tcPr>
          <w:p w14:paraId="0F2073DD"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hAnsi="Times New Roman" w:cs="Times New Roman"/>
                <w:color w:val="000000"/>
                <w:sz w:val="24"/>
                <w:szCs w:val="24"/>
              </w:rPr>
              <w:t>4231 (44.78)</w:t>
            </w:r>
          </w:p>
        </w:tc>
        <w:tc>
          <w:tcPr>
            <w:tcW w:w="0" w:type="auto"/>
          </w:tcPr>
          <w:p w14:paraId="6B099816"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0.528</w:t>
            </w:r>
          </w:p>
        </w:tc>
      </w:tr>
      <w:tr w:rsidR="000D11A1" w:rsidRPr="00406E3F" w14:paraId="59371100" w14:textId="77777777" w:rsidTr="002A1A62">
        <w:trPr>
          <w:trHeight w:val="80"/>
        </w:trPr>
        <w:tc>
          <w:tcPr>
            <w:tcW w:w="0" w:type="auto"/>
          </w:tcPr>
          <w:p w14:paraId="5E28BC09"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No</w:t>
            </w:r>
          </w:p>
        </w:tc>
        <w:tc>
          <w:tcPr>
            <w:tcW w:w="0" w:type="auto"/>
          </w:tcPr>
          <w:p w14:paraId="5BC29D74"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1025 (19.7)</w:t>
            </w:r>
          </w:p>
        </w:tc>
        <w:tc>
          <w:tcPr>
            <w:tcW w:w="0" w:type="auto"/>
          </w:tcPr>
          <w:p w14:paraId="541F5277"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4191 (80.3)</w:t>
            </w:r>
          </w:p>
        </w:tc>
        <w:tc>
          <w:tcPr>
            <w:tcW w:w="0" w:type="auto"/>
          </w:tcPr>
          <w:p w14:paraId="50AB8B93"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hAnsi="Times New Roman" w:cs="Times New Roman"/>
                <w:color w:val="000000"/>
                <w:sz w:val="24"/>
                <w:szCs w:val="24"/>
              </w:rPr>
              <w:t>5216 (55.22)</w:t>
            </w:r>
          </w:p>
        </w:tc>
        <w:tc>
          <w:tcPr>
            <w:tcW w:w="0" w:type="auto"/>
          </w:tcPr>
          <w:p w14:paraId="60167944"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1EECD0D0" w14:textId="77777777" w:rsidTr="002A1A62">
        <w:trPr>
          <w:trHeight w:val="70"/>
        </w:trPr>
        <w:tc>
          <w:tcPr>
            <w:tcW w:w="0" w:type="auto"/>
          </w:tcPr>
          <w:p w14:paraId="30940B09" w14:textId="77777777" w:rsidR="000D11A1" w:rsidRPr="00406E3F" w:rsidRDefault="000D11A1" w:rsidP="000A65CD">
            <w:pPr>
              <w:spacing w:line="240" w:lineRule="auto"/>
              <w:rPr>
                <w:rFonts w:ascii="Times New Roman" w:eastAsia="Times New Roman" w:hAnsi="Times New Roman" w:cs="Times New Roman"/>
                <w:b/>
                <w:bCs/>
                <w:sz w:val="24"/>
                <w:szCs w:val="24"/>
              </w:rPr>
            </w:pPr>
            <w:r w:rsidRPr="00406E3F">
              <w:rPr>
                <w:rFonts w:ascii="Times New Roman" w:eastAsia="Times New Roman" w:hAnsi="Times New Roman" w:cs="Times New Roman"/>
                <w:b/>
                <w:bCs/>
                <w:sz w:val="24"/>
                <w:szCs w:val="24"/>
              </w:rPr>
              <w:t>Other stimulation</w:t>
            </w:r>
          </w:p>
        </w:tc>
        <w:tc>
          <w:tcPr>
            <w:tcW w:w="0" w:type="auto"/>
          </w:tcPr>
          <w:p w14:paraId="3A783089"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2FEAD090"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5E4FE127"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397D81E4"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7CEA1F43" w14:textId="77777777" w:rsidTr="002A1A62">
        <w:trPr>
          <w:trHeight w:val="70"/>
        </w:trPr>
        <w:tc>
          <w:tcPr>
            <w:tcW w:w="0" w:type="auto"/>
          </w:tcPr>
          <w:p w14:paraId="7E136BE3"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Yes</w:t>
            </w:r>
          </w:p>
        </w:tc>
        <w:tc>
          <w:tcPr>
            <w:tcW w:w="0" w:type="auto"/>
          </w:tcPr>
          <w:p w14:paraId="4A1EE9BC"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993(19.66)</w:t>
            </w:r>
          </w:p>
        </w:tc>
        <w:tc>
          <w:tcPr>
            <w:tcW w:w="0" w:type="auto"/>
          </w:tcPr>
          <w:p w14:paraId="1EF9BE52"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4038(80.34)</w:t>
            </w:r>
          </w:p>
        </w:tc>
        <w:tc>
          <w:tcPr>
            <w:tcW w:w="0" w:type="auto"/>
          </w:tcPr>
          <w:p w14:paraId="6E070E47"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hAnsi="Times New Roman" w:cs="Times New Roman"/>
                <w:color w:val="000000"/>
                <w:sz w:val="24"/>
                <w:szCs w:val="24"/>
              </w:rPr>
              <w:t xml:space="preserve">5031 </w:t>
            </w:r>
            <w:r w:rsidRPr="00406E3F">
              <w:rPr>
                <w:rFonts w:ascii="Times New Roman" w:hAnsi="Times New Roman" w:cs="Times New Roman"/>
                <w:color w:val="000000"/>
                <w:sz w:val="24"/>
                <w:szCs w:val="24"/>
              </w:rPr>
              <w:lastRenderedPageBreak/>
              <w:t>(53.27)</w:t>
            </w:r>
          </w:p>
        </w:tc>
        <w:tc>
          <w:tcPr>
            <w:tcW w:w="0" w:type="auto"/>
          </w:tcPr>
          <w:p w14:paraId="1FBBA65E"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lastRenderedPageBreak/>
              <w:t>0.426</w:t>
            </w:r>
          </w:p>
        </w:tc>
      </w:tr>
      <w:tr w:rsidR="000D11A1" w:rsidRPr="00406E3F" w14:paraId="3ED59A47" w14:textId="77777777" w:rsidTr="002A1A62">
        <w:trPr>
          <w:trHeight w:val="70"/>
        </w:trPr>
        <w:tc>
          <w:tcPr>
            <w:tcW w:w="0" w:type="auto"/>
          </w:tcPr>
          <w:p w14:paraId="3CBE599B"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No</w:t>
            </w:r>
          </w:p>
        </w:tc>
        <w:tc>
          <w:tcPr>
            <w:tcW w:w="0" w:type="auto"/>
          </w:tcPr>
          <w:p w14:paraId="6D806A58"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830(19.06)</w:t>
            </w:r>
          </w:p>
        </w:tc>
        <w:tc>
          <w:tcPr>
            <w:tcW w:w="0" w:type="auto"/>
          </w:tcPr>
          <w:p w14:paraId="727CA668"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3577(80.94)</w:t>
            </w:r>
          </w:p>
        </w:tc>
        <w:tc>
          <w:tcPr>
            <w:tcW w:w="0" w:type="auto"/>
          </w:tcPr>
          <w:p w14:paraId="3308C81D"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hAnsi="Times New Roman" w:cs="Times New Roman"/>
                <w:color w:val="000000"/>
                <w:sz w:val="24"/>
                <w:szCs w:val="24"/>
              </w:rPr>
              <w:t>4407 (46.73)</w:t>
            </w:r>
          </w:p>
        </w:tc>
        <w:tc>
          <w:tcPr>
            <w:tcW w:w="0" w:type="auto"/>
          </w:tcPr>
          <w:p w14:paraId="72F1BC66"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42790BDA" w14:textId="77777777" w:rsidTr="002A1A62">
        <w:trPr>
          <w:trHeight w:val="70"/>
        </w:trPr>
        <w:tc>
          <w:tcPr>
            <w:tcW w:w="0" w:type="auto"/>
          </w:tcPr>
          <w:p w14:paraId="238C6E23" w14:textId="77777777" w:rsidR="000D11A1" w:rsidRPr="00406E3F" w:rsidRDefault="000D11A1" w:rsidP="000A65CD">
            <w:pPr>
              <w:spacing w:line="240" w:lineRule="auto"/>
              <w:rPr>
                <w:rFonts w:ascii="Times New Roman" w:eastAsia="Times New Roman" w:hAnsi="Times New Roman" w:cs="Times New Roman"/>
                <w:b/>
                <w:bCs/>
                <w:sz w:val="24"/>
                <w:szCs w:val="24"/>
              </w:rPr>
            </w:pPr>
            <w:r w:rsidRPr="00406E3F">
              <w:rPr>
                <w:rFonts w:ascii="Times New Roman" w:eastAsia="Times New Roman" w:hAnsi="Times New Roman" w:cs="Times New Roman"/>
                <w:b/>
                <w:bCs/>
                <w:sz w:val="24"/>
                <w:szCs w:val="24"/>
              </w:rPr>
              <w:t>Inadequate supervision</w:t>
            </w:r>
          </w:p>
        </w:tc>
        <w:tc>
          <w:tcPr>
            <w:tcW w:w="0" w:type="auto"/>
          </w:tcPr>
          <w:p w14:paraId="5D69EE1C"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43E08742"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17B1B5B6"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1794CC94"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33224DA2" w14:textId="77777777" w:rsidTr="002A1A62">
        <w:trPr>
          <w:trHeight w:val="80"/>
        </w:trPr>
        <w:tc>
          <w:tcPr>
            <w:tcW w:w="0" w:type="auto"/>
          </w:tcPr>
          <w:p w14:paraId="38C88BFA"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Yes</w:t>
            </w:r>
          </w:p>
        </w:tc>
        <w:tc>
          <w:tcPr>
            <w:tcW w:w="0" w:type="auto"/>
          </w:tcPr>
          <w:p w14:paraId="00AED13D"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129 (16.24)</w:t>
            </w:r>
          </w:p>
        </w:tc>
        <w:tc>
          <w:tcPr>
            <w:tcW w:w="0" w:type="auto"/>
          </w:tcPr>
          <w:p w14:paraId="4D9DB55A"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667 (83.76)</w:t>
            </w:r>
          </w:p>
        </w:tc>
        <w:tc>
          <w:tcPr>
            <w:tcW w:w="0" w:type="auto"/>
          </w:tcPr>
          <w:p w14:paraId="36430D45"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hAnsi="Times New Roman" w:cs="Times New Roman"/>
                <w:color w:val="000000"/>
                <w:sz w:val="24"/>
                <w:szCs w:val="24"/>
              </w:rPr>
              <w:t>796 (8.43)</w:t>
            </w:r>
          </w:p>
        </w:tc>
        <w:tc>
          <w:tcPr>
            <w:tcW w:w="0" w:type="auto"/>
          </w:tcPr>
          <w:p w14:paraId="4560F19F"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0.026</w:t>
            </w:r>
          </w:p>
        </w:tc>
      </w:tr>
      <w:tr w:rsidR="000D11A1" w:rsidRPr="00406E3F" w14:paraId="42608884" w14:textId="77777777" w:rsidTr="002A1A62">
        <w:trPr>
          <w:trHeight w:val="152"/>
        </w:trPr>
        <w:tc>
          <w:tcPr>
            <w:tcW w:w="0" w:type="auto"/>
          </w:tcPr>
          <w:p w14:paraId="460916C5"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No</w:t>
            </w:r>
          </w:p>
        </w:tc>
        <w:tc>
          <w:tcPr>
            <w:tcW w:w="0" w:type="auto"/>
          </w:tcPr>
          <w:p w14:paraId="65BB5204"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1703 (19.68)</w:t>
            </w:r>
          </w:p>
        </w:tc>
        <w:tc>
          <w:tcPr>
            <w:tcW w:w="0" w:type="auto"/>
          </w:tcPr>
          <w:p w14:paraId="5E46441C"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6947 (80.32)</w:t>
            </w:r>
          </w:p>
        </w:tc>
        <w:tc>
          <w:tcPr>
            <w:tcW w:w="0" w:type="auto"/>
          </w:tcPr>
          <w:p w14:paraId="48AFCC26"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hAnsi="Times New Roman" w:cs="Times New Roman"/>
                <w:color w:val="000000"/>
                <w:sz w:val="24"/>
                <w:szCs w:val="24"/>
              </w:rPr>
              <w:t>8650 (91.57)</w:t>
            </w:r>
          </w:p>
        </w:tc>
        <w:tc>
          <w:tcPr>
            <w:tcW w:w="0" w:type="auto"/>
          </w:tcPr>
          <w:p w14:paraId="1B37AFD0"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7769798E" w14:textId="77777777" w:rsidTr="002A1A62">
        <w:trPr>
          <w:trHeight w:val="70"/>
        </w:trPr>
        <w:tc>
          <w:tcPr>
            <w:tcW w:w="0" w:type="auto"/>
          </w:tcPr>
          <w:p w14:paraId="0C621483" w14:textId="77777777" w:rsidR="000D11A1" w:rsidRPr="00406E3F" w:rsidRDefault="000D11A1" w:rsidP="000A65CD">
            <w:pPr>
              <w:spacing w:line="240" w:lineRule="auto"/>
              <w:rPr>
                <w:rFonts w:ascii="Times New Roman" w:eastAsia="Times New Roman" w:hAnsi="Times New Roman" w:cs="Times New Roman"/>
                <w:b/>
                <w:bCs/>
                <w:sz w:val="24"/>
                <w:szCs w:val="24"/>
              </w:rPr>
            </w:pPr>
            <w:r w:rsidRPr="00406E3F">
              <w:rPr>
                <w:rFonts w:ascii="Times New Roman" w:eastAsia="Times New Roman" w:hAnsi="Times New Roman" w:cs="Times New Roman"/>
                <w:b/>
                <w:bCs/>
                <w:sz w:val="24"/>
                <w:szCs w:val="24"/>
              </w:rPr>
              <w:t>Books in household</w:t>
            </w:r>
          </w:p>
        </w:tc>
        <w:tc>
          <w:tcPr>
            <w:tcW w:w="0" w:type="auto"/>
          </w:tcPr>
          <w:p w14:paraId="29B98FED"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4ED342A0"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19AFD190"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09074833"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5D3A9EFD" w14:textId="77777777" w:rsidTr="002A1A62">
        <w:trPr>
          <w:trHeight w:val="70"/>
        </w:trPr>
        <w:tc>
          <w:tcPr>
            <w:tcW w:w="0" w:type="auto"/>
          </w:tcPr>
          <w:p w14:paraId="24694329"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Yes</w:t>
            </w:r>
          </w:p>
        </w:tc>
        <w:tc>
          <w:tcPr>
            <w:tcW w:w="0" w:type="auto"/>
          </w:tcPr>
          <w:p w14:paraId="7542380F"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1261 (25.62)</w:t>
            </w:r>
          </w:p>
        </w:tc>
        <w:tc>
          <w:tcPr>
            <w:tcW w:w="0" w:type="auto"/>
          </w:tcPr>
          <w:p w14:paraId="086D922F"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3661 (74.38)</w:t>
            </w:r>
          </w:p>
        </w:tc>
        <w:tc>
          <w:tcPr>
            <w:tcW w:w="0" w:type="auto"/>
          </w:tcPr>
          <w:p w14:paraId="6E8DDCEE"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hAnsi="Times New Roman" w:cs="Times New Roman"/>
                <w:color w:val="000000"/>
                <w:sz w:val="24"/>
                <w:szCs w:val="24"/>
              </w:rPr>
              <w:t>4922 (52.09)</w:t>
            </w:r>
          </w:p>
        </w:tc>
        <w:tc>
          <w:tcPr>
            <w:tcW w:w="0" w:type="auto"/>
          </w:tcPr>
          <w:p w14:paraId="536177B8"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&lt;0.001</w:t>
            </w:r>
          </w:p>
        </w:tc>
      </w:tr>
      <w:tr w:rsidR="000D11A1" w:rsidRPr="00406E3F" w14:paraId="3B4F866B" w14:textId="77777777" w:rsidTr="002A1A62">
        <w:trPr>
          <w:trHeight w:val="70"/>
        </w:trPr>
        <w:tc>
          <w:tcPr>
            <w:tcW w:w="0" w:type="auto"/>
          </w:tcPr>
          <w:p w14:paraId="2CF24540"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No</w:t>
            </w:r>
          </w:p>
        </w:tc>
        <w:tc>
          <w:tcPr>
            <w:tcW w:w="0" w:type="auto"/>
          </w:tcPr>
          <w:p w14:paraId="65576CF5"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571 (12.61)</w:t>
            </w:r>
          </w:p>
        </w:tc>
        <w:tc>
          <w:tcPr>
            <w:tcW w:w="0" w:type="auto"/>
          </w:tcPr>
          <w:p w14:paraId="65FBE27F"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3954 (87.39)</w:t>
            </w:r>
          </w:p>
        </w:tc>
        <w:tc>
          <w:tcPr>
            <w:tcW w:w="0" w:type="auto"/>
          </w:tcPr>
          <w:p w14:paraId="0B2D06C5"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hAnsi="Times New Roman" w:cs="Times New Roman"/>
                <w:color w:val="000000"/>
                <w:sz w:val="24"/>
                <w:szCs w:val="24"/>
              </w:rPr>
              <w:t>4525 (47.91)</w:t>
            </w:r>
          </w:p>
        </w:tc>
        <w:tc>
          <w:tcPr>
            <w:tcW w:w="0" w:type="auto"/>
          </w:tcPr>
          <w:p w14:paraId="596964DE"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038FA6EA" w14:textId="77777777" w:rsidTr="002A1A62">
        <w:trPr>
          <w:trHeight w:val="77"/>
        </w:trPr>
        <w:tc>
          <w:tcPr>
            <w:tcW w:w="0" w:type="auto"/>
          </w:tcPr>
          <w:p w14:paraId="74E494AE" w14:textId="77777777" w:rsidR="000D11A1" w:rsidRPr="00406E3F" w:rsidRDefault="000D11A1" w:rsidP="000A65CD">
            <w:pPr>
              <w:spacing w:line="240" w:lineRule="auto"/>
              <w:rPr>
                <w:rFonts w:ascii="Times New Roman" w:eastAsia="Times New Roman" w:hAnsi="Times New Roman" w:cs="Times New Roman"/>
                <w:b/>
                <w:bCs/>
                <w:sz w:val="24"/>
                <w:szCs w:val="24"/>
              </w:rPr>
            </w:pPr>
            <w:r w:rsidRPr="00406E3F">
              <w:rPr>
                <w:rFonts w:ascii="Times New Roman" w:eastAsia="Times New Roman" w:hAnsi="Times New Roman" w:cs="Times New Roman"/>
                <w:b/>
                <w:bCs/>
                <w:sz w:val="24"/>
                <w:szCs w:val="24"/>
              </w:rPr>
              <w:t>Toys in household</w:t>
            </w:r>
          </w:p>
        </w:tc>
        <w:tc>
          <w:tcPr>
            <w:tcW w:w="0" w:type="auto"/>
          </w:tcPr>
          <w:p w14:paraId="0028C0F0"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367E760E"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2C83B9C6"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547ABC1E"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5E3E732E" w14:textId="77777777" w:rsidTr="002A1A62">
        <w:trPr>
          <w:trHeight w:val="70"/>
        </w:trPr>
        <w:tc>
          <w:tcPr>
            <w:tcW w:w="0" w:type="auto"/>
          </w:tcPr>
          <w:p w14:paraId="39031495"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Yes</w:t>
            </w:r>
          </w:p>
        </w:tc>
        <w:tc>
          <w:tcPr>
            <w:tcW w:w="0" w:type="auto"/>
          </w:tcPr>
          <w:p w14:paraId="46396D19"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1495 (19.19)</w:t>
            </w:r>
          </w:p>
        </w:tc>
        <w:tc>
          <w:tcPr>
            <w:tcW w:w="0" w:type="auto"/>
          </w:tcPr>
          <w:p w14:paraId="241B312C"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6296 (80.81)</w:t>
            </w:r>
          </w:p>
        </w:tc>
        <w:tc>
          <w:tcPr>
            <w:tcW w:w="0" w:type="auto"/>
          </w:tcPr>
          <w:p w14:paraId="423A3DB3"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hAnsi="Times New Roman" w:cs="Times New Roman"/>
                <w:color w:val="000000"/>
                <w:sz w:val="24"/>
                <w:szCs w:val="24"/>
              </w:rPr>
              <w:t>7791 (82.48)</w:t>
            </w:r>
          </w:p>
        </w:tc>
        <w:tc>
          <w:tcPr>
            <w:tcW w:w="0" w:type="auto"/>
          </w:tcPr>
          <w:p w14:paraId="4F5DD843"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0.353</w:t>
            </w:r>
          </w:p>
        </w:tc>
      </w:tr>
      <w:tr w:rsidR="000D11A1" w:rsidRPr="00406E3F" w14:paraId="309D97E6" w14:textId="77777777" w:rsidTr="002A1A62">
        <w:trPr>
          <w:trHeight w:val="70"/>
        </w:trPr>
        <w:tc>
          <w:tcPr>
            <w:tcW w:w="0" w:type="auto"/>
          </w:tcPr>
          <w:p w14:paraId="1CD59AAF"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No</w:t>
            </w:r>
          </w:p>
        </w:tc>
        <w:tc>
          <w:tcPr>
            <w:tcW w:w="0" w:type="auto"/>
          </w:tcPr>
          <w:p w14:paraId="499BDF6D"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337 (20.36)</w:t>
            </w:r>
          </w:p>
        </w:tc>
        <w:tc>
          <w:tcPr>
            <w:tcW w:w="0" w:type="auto"/>
          </w:tcPr>
          <w:p w14:paraId="7BD726BF"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1318 (79.64)</w:t>
            </w:r>
          </w:p>
        </w:tc>
        <w:tc>
          <w:tcPr>
            <w:tcW w:w="0" w:type="auto"/>
          </w:tcPr>
          <w:p w14:paraId="07F6588A"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hAnsi="Times New Roman" w:cs="Times New Roman"/>
                <w:color w:val="000000"/>
                <w:sz w:val="24"/>
                <w:szCs w:val="24"/>
              </w:rPr>
              <w:t>1655 (17.52)</w:t>
            </w:r>
          </w:p>
        </w:tc>
        <w:tc>
          <w:tcPr>
            <w:tcW w:w="0" w:type="auto"/>
          </w:tcPr>
          <w:p w14:paraId="10AF5005"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1723350C" w14:textId="77777777" w:rsidTr="002A1A62">
        <w:trPr>
          <w:trHeight w:val="70"/>
        </w:trPr>
        <w:tc>
          <w:tcPr>
            <w:tcW w:w="0" w:type="auto"/>
          </w:tcPr>
          <w:p w14:paraId="28D9225B" w14:textId="77777777" w:rsidR="000D11A1" w:rsidRPr="00406E3F" w:rsidRDefault="000D11A1" w:rsidP="000A65CD">
            <w:pPr>
              <w:spacing w:line="240" w:lineRule="auto"/>
              <w:rPr>
                <w:rFonts w:ascii="Times New Roman" w:eastAsia="Times New Roman" w:hAnsi="Times New Roman" w:cs="Times New Roman"/>
                <w:b/>
                <w:bCs/>
                <w:sz w:val="24"/>
                <w:szCs w:val="24"/>
              </w:rPr>
            </w:pPr>
            <w:r w:rsidRPr="00406E3F">
              <w:rPr>
                <w:rFonts w:ascii="Times New Roman" w:eastAsia="Times New Roman" w:hAnsi="Times New Roman" w:cs="Times New Roman"/>
                <w:b/>
                <w:bCs/>
                <w:sz w:val="24"/>
                <w:szCs w:val="24"/>
              </w:rPr>
              <w:t>Mass media</w:t>
            </w:r>
          </w:p>
        </w:tc>
        <w:tc>
          <w:tcPr>
            <w:tcW w:w="0" w:type="auto"/>
          </w:tcPr>
          <w:p w14:paraId="2D07C1B2"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1D9E8BD4"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66670666"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196D74B6"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72A35C82" w14:textId="77777777" w:rsidTr="002A1A62">
        <w:trPr>
          <w:trHeight w:val="70"/>
        </w:trPr>
        <w:tc>
          <w:tcPr>
            <w:tcW w:w="0" w:type="auto"/>
          </w:tcPr>
          <w:p w14:paraId="3CB6D96A"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Yes</w:t>
            </w:r>
          </w:p>
        </w:tc>
        <w:tc>
          <w:tcPr>
            <w:tcW w:w="0" w:type="auto"/>
          </w:tcPr>
          <w:p w14:paraId="4DBF78FF"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996 (19.02)</w:t>
            </w:r>
          </w:p>
        </w:tc>
        <w:tc>
          <w:tcPr>
            <w:tcW w:w="0" w:type="auto"/>
          </w:tcPr>
          <w:p w14:paraId="45919F09"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4242 (80.98)</w:t>
            </w:r>
          </w:p>
        </w:tc>
        <w:tc>
          <w:tcPr>
            <w:tcW w:w="0" w:type="auto"/>
          </w:tcPr>
          <w:p w14:paraId="7E8EF249"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hAnsi="Times New Roman" w:cs="Times New Roman"/>
                <w:color w:val="000000"/>
                <w:sz w:val="24"/>
                <w:szCs w:val="24"/>
              </w:rPr>
              <w:t>5238 (59.70)</w:t>
            </w:r>
          </w:p>
        </w:tc>
        <w:tc>
          <w:tcPr>
            <w:tcW w:w="0" w:type="auto"/>
          </w:tcPr>
          <w:p w14:paraId="4CF1C870"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0.315</w:t>
            </w:r>
          </w:p>
        </w:tc>
      </w:tr>
      <w:tr w:rsidR="000D11A1" w:rsidRPr="00406E3F" w14:paraId="674F4C55" w14:textId="77777777" w:rsidTr="002A1A62">
        <w:trPr>
          <w:trHeight w:val="70"/>
        </w:trPr>
        <w:tc>
          <w:tcPr>
            <w:tcW w:w="0" w:type="auto"/>
          </w:tcPr>
          <w:p w14:paraId="0020CFAE"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No</w:t>
            </w:r>
          </w:p>
        </w:tc>
        <w:tc>
          <w:tcPr>
            <w:tcW w:w="0" w:type="auto"/>
          </w:tcPr>
          <w:p w14:paraId="05CC01C8"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708 (20.02)</w:t>
            </w:r>
          </w:p>
        </w:tc>
        <w:tc>
          <w:tcPr>
            <w:tcW w:w="0" w:type="auto"/>
          </w:tcPr>
          <w:p w14:paraId="7E6D18A4"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2828 (79.98)</w:t>
            </w:r>
          </w:p>
        </w:tc>
        <w:tc>
          <w:tcPr>
            <w:tcW w:w="0" w:type="auto"/>
          </w:tcPr>
          <w:p w14:paraId="3A5742A0"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hAnsi="Times New Roman" w:cs="Times New Roman"/>
                <w:color w:val="000000"/>
                <w:sz w:val="24"/>
                <w:szCs w:val="24"/>
              </w:rPr>
              <w:t>3536 (40.30)</w:t>
            </w:r>
          </w:p>
        </w:tc>
        <w:tc>
          <w:tcPr>
            <w:tcW w:w="0" w:type="auto"/>
          </w:tcPr>
          <w:p w14:paraId="40A3CF2A"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6F6A1A6F" w14:textId="77777777" w:rsidTr="002A1A62">
        <w:trPr>
          <w:trHeight w:val="70"/>
        </w:trPr>
        <w:tc>
          <w:tcPr>
            <w:tcW w:w="0" w:type="auto"/>
          </w:tcPr>
          <w:p w14:paraId="68303D0E" w14:textId="77777777" w:rsidR="000D11A1" w:rsidRPr="00406E3F" w:rsidRDefault="000D11A1" w:rsidP="000A65CD">
            <w:pPr>
              <w:spacing w:line="240" w:lineRule="auto"/>
              <w:rPr>
                <w:rFonts w:ascii="Times New Roman" w:eastAsia="Times New Roman" w:hAnsi="Times New Roman" w:cs="Times New Roman"/>
                <w:b/>
                <w:bCs/>
                <w:sz w:val="24"/>
                <w:szCs w:val="24"/>
              </w:rPr>
            </w:pPr>
            <w:r w:rsidRPr="00406E3F">
              <w:rPr>
                <w:rFonts w:ascii="Times New Roman" w:eastAsia="Times New Roman" w:hAnsi="Times New Roman" w:cs="Times New Roman"/>
                <w:b/>
                <w:bCs/>
                <w:sz w:val="24"/>
                <w:szCs w:val="24"/>
              </w:rPr>
              <w:t>Child punishment</w:t>
            </w:r>
          </w:p>
        </w:tc>
        <w:tc>
          <w:tcPr>
            <w:tcW w:w="0" w:type="auto"/>
          </w:tcPr>
          <w:p w14:paraId="1DA33CAC"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1A5B4C42"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3B89352D"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19C9D7D7"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490B7D19" w14:textId="77777777" w:rsidTr="002A1A62">
        <w:trPr>
          <w:trHeight w:val="70"/>
        </w:trPr>
        <w:tc>
          <w:tcPr>
            <w:tcW w:w="0" w:type="auto"/>
          </w:tcPr>
          <w:p w14:paraId="54851187"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Yes</w:t>
            </w:r>
          </w:p>
        </w:tc>
        <w:tc>
          <w:tcPr>
            <w:tcW w:w="0" w:type="auto"/>
          </w:tcPr>
          <w:p w14:paraId="0FFE55F7"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106 (21.06)</w:t>
            </w:r>
          </w:p>
        </w:tc>
        <w:tc>
          <w:tcPr>
            <w:tcW w:w="0" w:type="auto"/>
          </w:tcPr>
          <w:p w14:paraId="2B34AA1E"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396 (78.94)</w:t>
            </w:r>
          </w:p>
        </w:tc>
        <w:tc>
          <w:tcPr>
            <w:tcW w:w="0" w:type="auto"/>
          </w:tcPr>
          <w:p w14:paraId="1E6EFC05"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hAnsi="Times New Roman" w:cs="Times New Roman"/>
                <w:color w:val="000000"/>
                <w:sz w:val="24"/>
                <w:szCs w:val="24"/>
              </w:rPr>
              <w:t>502 (5.31)</w:t>
            </w:r>
          </w:p>
        </w:tc>
        <w:tc>
          <w:tcPr>
            <w:tcW w:w="0" w:type="auto"/>
          </w:tcPr>
          <w:p w14:paraId="22C70B5C"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0.416</w:t>
            </w:r>
          </w:p>
        </w:tc>
      </w:tr>
      <w:tr w:rsidR="000D11A1" w:rsidRPr="00406E3F" w14:paraId="7A67042D" w14:textId="77777777" w:rsidTr="002A1A62">
        <w:trPr>
          <w:trHeight w:val="70"/>
        </w:trPr>
        <w:tc>
          <w:tcPr>
            <w:tcW w:w="0" w:type="auto"/>
          </w:tcPr>
          <w:p w14:paraId="58CAF628"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No</w:t>
            </w:r>
          </w:p>
        </w:tc>
        <w:tc>
          <w:tcPr>
            <w:tcW w:w="0" w:type="auto"/>
          </w:tcPr>
          <w:p w14:paraId="7D5240B5"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1726 (19.30)</w:t>
            </w:r>
          </w:p>
        </w:tc>
        <w:tc>
          <w:tcPr>
            <w:tcW w:w="0" w:type="auto"/>
          </w:tcPr>
          <w:p w14:paraId="57895A56"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7219 (80.70)</w:t>
            </w:r>
          </w:p>
        </w:tc>
        <w:tc>
          <w:tcPr>
            <w:tcW w:w="0" w:type="auto"/>
          </w:tcPr>
          <w:p w14:paraId="4B5B7560"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hAnsi="Times New Roman" w:cs="Times New Roman"/>
                <w:color w:val="000000"/>
                <w:sz w:val="24"/>
                <w:szCs w:val="24"/>
              </w:rPr>
              <w:t>8945 (94.69)</w:t>
            </w:r>
          </w:p>
        </w:tc>
        <w:tc>
          <w:tcPr>
            <w:tcW w:w="0" w:type="auto"/>
          </w:tcPr>
          <w:p w14:paraId="0EB2BF71"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21C58BDD" w14:textId="77777777" w:rsidTr="002A1A62">
        <w:trPr>
          <w:trHeight w:val="77"/>
        </w:trPr>
        <w:tc>
          <w:tcPr>
            <w:tcW w:w="0" w:type="auto"/>
          </w:tcPr>
          <w:p w14:paraId="5D18200B" w14:textId="77777777" w:rsidR="000D11A1" w:rsidRPr="00406E3F" w:rsidRDefault="000D11A1" w:rsidP="000A65CD">
            <w:pPr>
              <w:spacing w:line="240" w:lineRule="auto"/>
              <w:rPr>
                <w:rFonts w:ascii="Times New Roman" w:eastAsia="Times New Roman" w:hAnsi="Times New Roman" w:cs="Times New Roman"/>
                <w:b/>
                <w:i/>
                <w:iCs/>
                <w:sz w:val="24"/>
                <w:szCs w:val="24"/>
              </w:rPr>
            </w:pPr>
            <w:r w:rsidRPr="00406E3F">
              <w:rPr>
                <w:rFonts w:ascii="Times New Roman" w:eastAsia="Times New Roman" w:hAnsi="Times New Roman" w:cs="Times New Roman"/>
                <w:b/>
                <w:i/>
                <w:iCs/>
                <w:sz w:val="24"/>
                <w:szCs w:val="24"/>
              </w:rPr>
              <w:t>Health factors</w:t>
            </w:r>
          </w:p>
        </w:tc>
        <w:tc>
          <w:tcPr>
            <w:tcW w:w="0" w:type="auto"/>
          </w:tcPr>
          <w:p w14:paraId="01921CD8"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5D692B96"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26B9FE46" w14:textId="77777777" w:rsidR="000D11A1" w:rsidRPr="00406E3F" w:rsidRDefault="000D11A1" w:rsidP="000A65CD">
            <w:pPr>
              <w:spacing w:line="240" w:lineRule="auto"/>
              <w:rPr>
                <w:rFonts w:ascii="Times New Roman" w:hAnsi="Times New Roman" w:cs="Times New Roman"/>
                <w:color w:val="000000"/>
                <w:sz w:val="24"/>
                <w:szCs w:val="24"/>
              </w:rPr>
            </w:pPr>
          </w:p>
        </w:tc>
        <w:tc>
          <w:tcPr>
            <w:tcW w:w="0" w:type="auto"/>
          </w:tcPr>
          <w:p w14:paraId="485C8E22"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5332EC99" w14:textId="77777777" w:rsidTr="002A1A62">
        <w:trPr>
          <w:trHeight w:val="77"/>
        </w:trPr>
        <w:tc>
          <w:tcPr>
            <w:tcW w:w="0" w:type="auto"/>
          </w:tcPr>
          <w:p w14:paraId="32936B23" w14:textId="77777777" w:rsidR="000D11A1" w:rsidRPr="00406E3F" w:rsidRDefault="000D11A1" w:rsidP="000A65CD">
            <w:pPr>
              <w:spacing w:line="240" w:lineRule="auto"/>
              <w:rPr>
                <w:rFonts w:ascii="Times New Roman" w:eastAsia="Times New Roman" w:hAnsi="Times New Roman" w:cs="Times New Roman"/>
                <w:b/>
                <w:sz w:val="24"/>
                <w:szCs w:val="24"/>
              </w:rPr>
            </w:pPr>
            <w:r w:rsidRPr="00406E3F">
              <w:rPr>
                <w:rFonts w:ascii="Times New Roman" w:eastAsia="Times New Roman" w:hAnsi="Times New Roman" w:cs="Times New Roman"/>
                <w:b/>
                <w:sz w:val="24"/>
                <w:szCs w:val="24"/>
              </w:rPr>
              <w:t>Diarrheal disease</w:t>
            </w:r>
          </w:p>
        </w:tc>
        <w:tc>
          <w:tcPr>
            <w:tcW w:w="0" w:type="auto"/>
          </w:tcPr>
          <w:p w14:paraId="5C81ECFD"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7F6D867D"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27CD6EC9" w14:textId="77777777" w:rsidR="000D11A1" w:rsidRPr="00406E3F" w:rsidRDefault="000D11A1" w:rsidP="000A65CD">
            <w:pPr>
              <w:spacing w:line="240" w:lineRule="auto"/>
              <w:rPr>
                <w:rFonts w:ascii="Times New Roman" w:hAnsi="Times New Roman" w:cs="Times New Roman"/>
                <w:color w:val="000000"/>
                <w:sz w:val="24"/>
                <w:szCs w:val="24"/>
              </w:rPr>
            </w:pPr>
          </w:p>
        </w:tc>
        <w:tc>
          <w:tcPr>
            <w:tcW w:w="0" w:type="auto"/>
          </w:tcPr>
          <w:p w14:paraId="0F1FD4C9"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12F59837" w14:textId="77777777" w:rsidTr="002A1A62">
        <w:trPr>
          <w:trHeight w:val="77"/>
        </w:trPr>
        <w:tc>
          <w:tcPr>
            <w:tcW w:w="0" w:type="auto"/>
          </w:tcPr>
          <w:p w14:paraId="63AB91A8" w14:textId="77777777" w:rsidR="000D11A1" w:rsidRPr="00406E3F" w:rsidRDefault="000D11A1" w:rsidP="000A65CD">
            <w:pPr>
              <w:spacing w:line="240" w:lineRule="auto"/>
              <w:rPr>
                <w:rFonts w:ascii="Times New Roman" w:eastAsia="Times New Roman" w:hAnsi="Times New Roman" w:cs="Times New Roman"/>
                <w:bCs/>
                <w:sz w:val="24"/>
                <w:szCs w:val="24"/>
              </w:rPr>
            </w:pPr>
            <w:r w:rsidRPr="00406E3F">
              <w:rPr>
                <w:rFonts w:ascii="Times New Roman" w:eastAsia="Times New Roman" w:hAnsi="Times New Roman" w:cs="Times New Roman"/>
                <w:bCs/>
                <w:sz w:val="24"/>
                <w:szCs w:val="24"/>
              </w:rPr>
              <w:t>Yes</w:t>
            </w:r>
          </w:p>
        </w:tc>
        <w:tc>
          <w:tcPr>
            <w:tcW w:w="0" w:type="auto"/>
          </w:tcPr>
          <w:p w14:paraId="47FFBF56"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64 (15.90)</w:t>
            </w:r>
          </w:p>
        </w:tc>
        <w:tc>
          <w:tcPr>
            <w:tcW w:w="0" w:type="auto"/>
          </w:tcPr>
          <w:p w14:paraId="395C0FE6"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338 (84.10)</w:t>
            </w:r>
          </w:p>
        </w:tc>
        <w:tc>
          <w:tcPr>
            <w:tcW w:w="0" w:type="auto"/>
          </w:tcPr>
          <w:p w14:paraId="1BDAB33D" w14:textId="77777777" w:rsidR="000D11A1" w:rsidRPr="00406E3F" w:rsidRDefault="000D11A1" w:rsidP="000A65CD">
            <w:pPr>
              <w:spacing w:line="240" w:lineRule="auto"/>
              <w:rPr>
                <w:rFonts w:ascii="Times New Roman" w:hAnsi="Times New Roman" w:cs="Times New Roman"/>
                <w:color w:val="000000"/>
                <w:sz w:val="24"/>
                <w:szCs w:val="24"/>
              </w:rPr>
            </w:pPr>
            <w:r w:rsidRPr="00406E3F">
              <w:rPr>
                <w:rFonts w:ascii="Times New Roman" w:hAnsi="Times New Roman" w:cs="Times New Roman"/>
                <w:color w:val="000000"/>
                <w:sz w:val="24"/>
                <w:szCs w:val="24"/>
              </w:rPr>
              <w:t>402 (4.25)</w:t>
            </w:r>
          </w:p>
        </w:tc>
        <w:tc>
          <w:tcPr>
            <w:tcW w:w="0" w:type="auto"/>
          </w:tcPr>
          <w:p w14:paraId="301AE5FB"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0.111</w:t>
            </w:r>
          </w:p>
        </w:tc>
      </w:tr>
      <w:tr w:rsidR="000D11A1" w:rsidRPr="00406E3F" w14:paraId="45F190A6" w14:textId="77777777" w:rsidTr="002A1A62">
        <w:trPr>
          <w:trHeight w:val="77"/>
        </w:trPr>
        <w:tc>
          <w:tcPr>
            <w:tcW w:w="0" w:type="auto"/>
          </w:tcPr>
          <w:p w14:paraId="72DD3B23" w14:textId="77777777" w:rsidR="000D11A1" w:rsidRPr="00406E3F" w:rsidRDefault="000D11A1" w:rsidP="000A65CD">
            <w:pPr>
              <w:spacing w:line="240" w:lineRule="auto"/>
              <w:rPr>
                <w:rFonts w:ascii="Times New Roman" w:eastAsia="Times New Roman" w:hAnsi="Times New Roman" w:cs="Times New Roman"/>
                <w:bCs/>
                <w:sz w:val="24"/>
                <w:szCs w:val="24"/>
              </w:rPr>
            </w:pPr>
            <w:r w:rsidRPr="00406E3F">
              <w:rPr>
                <w:rFonts w:ascii="Times New Roman" w:eastAsia="Times New Roman" w:hAnsi="Times New Roman" w:cs="Times New Roman"/>
                <w:bCs/>
                <w:sz w:val="24"/>
                <w:szCs w:val="24"/>
              </w:rPr>
              <w:t>No</w:t>
            </w:r>
          </w:p>
        </w:tc>
        <w:tc>
          <w:tcPr>
            <w:tcW w:w="0" w:type="auto"/>
          </w:tcPr>
          <w:p w14:paraId="2C32A0A8"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1767 (19.50)</w:t>
            </w:r>
          </w:p>
        </w:tc>
        <w:tc>
          <w:tcPr>
            <w:tcW w:w="0" w:type="auto"/>
          </w:tcPr>
          <w:p w14:paraId="2D4A1916"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7274 (80.50)</w:t>
            </w:r>
          </w:p>
        </w:tc>
        <w:tc>
          <w:tcPr>
            <w:tcW w:w="0" w:type="auto"/>
          </w:tcPr>
          <w:p w14:paraId="0EB1227C" w14:textId="77777777" w:rsidR="000D11A1" w:rsidRPr="00406E3F" w:rsidRDefault="000D11A1" w:rsidP="000A65CD">
            <w:pPr>
              <w:spacing w:line="240" w:lineRule="auto"/>
              <w:rPr>
                <w:rFonts w:ascii="Times New Roman" w:hAnsi="Times New Roman" w:cs="Times New Roman"/>
                <w:color w:val="000000"/>
                <w:sz w:val="24"/>
                <w:szCs w:val="24"/>
              </w:rPr>
            </w:pPr>
            <w:r w:rsidRPr="00406E3F">
              <w:rPr>
                <w:rFonts w:ascii="Times New Roman" w:hAnsi="Times New Roman" w:cs="Times New Roman"/>
                <w:color w:val="000000"/>
                <w:sz w:val="24"/>
                <w:szCs w:val="24"/>
              </w:rPr>
              <w:t>9043 (95.75)</w:t>
            </w:r>
          </w:p>
        </w:tc>
        <w:tc>
          <w:tcPr>
            <w:tcW w:w="0" w:type="auto"/>
          </w:tcPr>
          <w:p w14:paraId="3C849915"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0641C017" w14:textId="77777777" w:rsidTr="002A1A62">
        <w:trPr>
          <w:trHeight w:val="89"/>
        </w:trPr>
        <w:tc>
          <w:tcPr>
            <w:tcW w:w="0" w:type="auto"/>
          </w:tcPr>
          <w:p w14:paraId="5F46F7DC" w14:textId="77777777" w:rsidR="000D11A1" w:rsidRPr="00406E3F" w:rsidRDefault="000D11A1" w:rsidP="000A65CD">
            <w:pPr>
              <w:spacing w:line="240" w:lineRule="auto"/>
              <w:rPr>
                <w:rFonts w:ascii="Times New Roman" w:eastAsia="Times New Roman" w:hAnsi="Times New Roman" w:cs="Times New Roman"/>
                <w:b/>
                <w:sz w:val="24"/>
                <w:szCs w:val="24"/>
              </w:rPr>
            </w:pPr>
            <w:r w:rsidRPr="00406E3F">
              <w:rPr>
                <w:rFonts w:ascii="Times New Roman" w:eastAsia="Times New Roman" w:hAnsi="Times New Roman" w:cs="Times New Roman"/>
                <w:b/>
                <w:sz w:val="24"/>
                <w:szCs w:val="24"/>
              </w:rPr>
              <w:t>Fever</w:t>
            </w:r>
          </w:p>
        </w:tc>
        <w:tc>
          <w:tcPr>
            <w:tcW w:w="0" w:type="auto"/>
          </w:tcPr>
          <w:p w14:paraId="409F9EAB"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4696E79A"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263FE4DA" w14:textId="77777777" w:rsidR="000D11A1" w:rsidRPr="00406E3F" w:rsidRDefault="000D11A1" w:rsidP="000A65CD">
            <w:pPr>
              <w:spacing w:line="240" w:lineRule="auto"/>
              <w:rPr>
                <w:rFonts w:ascii="Times New Roman" w:hAnsi="Times New Roman" w:cs="Times New Roman"/>
                <w:color w:val="000000"/>
                <w:sz w:val="24"/>
                <w:szCs w:val="24"/>
              </w:rPr>
            </w:pPr>
          </w:p>
        </w:tc>
        <w:tc>
          <w:tcPr>
            <w:tcW w:w="0" w:type="auto"/>
          </w:tcPr>
          <w:p w14:paraId="7C3B33DE"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7335BE19" w14:textId="77777777" w:rsidTr="002A1A62">
        <w:trPr>
          <w:trHeight w:val="77"/>
        </w:trPr>
        <w:tc>
          <w:tcPr>
            <w:tcW w:w="0" w:type="auto"/>
          </w:tcPr>
          <w:p w14:paraId="2372F053" w14:textId="77777777" w:rsidR="000D11A1" w:rsidRPr="00406E3F" w:rsidRDefault="000D11A1" w:rsidP="000A65CD">
            <w:pPr>
              <w:spacing w:line="240" w:lineRule="auto"/>
              <w:rPr>
                <w:rFonts w:ascii="Times New Roman" w:eastAsia="Times New Roman" w:hAnsi="Times New Roman" w:cs="Times New Roman"/>
                <w:bCs/>
                <w:sz w:val="24"/>
                <w:szCs w:val="24"/>
              </w:rPr>
            </w:pPr>
            <w:r w:rsidRPr="00406E3F">
              <w:rPr>
                <w:rFonts w:ascii="Times New Roman" w:eastAsia="Times New Roman" w:hAnsi="Times New Roman" w:cs="Times New Roman"/>
                <w:bCs/>
                <w:sz w:val="24"/>
                <w:szCs w:val="24"/>
              </w:rPr>
              <w:t>Yes</w:t>
            </w:r>
          </w:p>
        </w:tc>
        <w:tc>
          <w:tcPr>
            <w:tcW w:w="0" w:type="auto"/>
          </w:tcPr>
          <w:p w14:paraId="0B7A5BF3"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106 (21.06)</w:t>
            </w:r>
          </w:p>
        </w:tc>
        <w:tc>
          <w:tcPr>
            <w:tcW w:w="0" w:type="auto"/>
          </w:tcPr>
          <w:p w14:paraId="70262ACD"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396 (78.94)</w:t>
            </w:r>
          </w:p>
        </w:tc>
        <w:tc>
          <w:tcPr>
            <w:tcW w:w="0" w:type="auto"/>
          </w:tcPr>
          <w:p w14:paraId="0344FD27" w14:textId="77777777" w:rsidR="000D11A1" w:rsidRPr="00406E3F" w:rsidRDefault="000D11A1" w:rsidP="000A65CD">
            <w:pPr>
              <w:spacing w:line="240" w:lineRule="auto"/>
              <w:rPr>
                <w:rFonts w:ascii="Times New Roman" w:hAnsi="Times New Roman" w:cs="Times New Roman"/>
                <w:color w:val="000000"/>
                <w:sz w:val="24"/>
                <w:szCs w:val="24"/>
              </w:rPr>
            </w:pPr>
            <w:r w:rsidRPr="00406E3F">
              <w:rPr>
                <w:rFonts w:ascii="Times New Roman" w:hAnsi="Times New Roman" w:cs="Times New Roman"/>
                <w:color w:val="000000"/>
                <w:sz w:val="24"/>
                <w:szCs w:val="24"/>
              </w:rPr>
              <w:t>1825 (19.31)</w:t>
            </w:r>
          </w:p>
        </w:tc>
        <w:tc>
          <w:tcPr>
            <w:tcW w:w="0" w:type="auto"/>
          </w:tcPr>
          <w:p w14:paraId="08B06C41"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0.471</w:t>
            </w:r>
          </w:p>
        </w:tc>
      </w:tr>
      <w:tr w:rsidR="000D11A1" w:rsidRPr="00406E3F" w14:paraId="04B424A6" w14:textId="77777777" w:rsidTr="002A1A62">
        <w:trPr>
          <w:trHeight w:val="77"/>
        </w:trPr>
        <w:tc>
          <w:tcPr>
            <w:tcW w:w="0" w:type="auto"/>
          </w:tcPr>
          <w:p w14:paraId="6FCAB6A9" w14:textId="77777777" w:rsidR="000D11A1" w:rsidRPr="00406E3F" w:rsidRDefault="000D11A1" w:rsidP="000A65CD">
            <w:pPr>
              <w:spacing w:line="240" w:lineRule="auto"/>
              <w:rPr>
                <w:rFonts w:ascii="Times New Roman" w:eastAsia="Times New Roman" w:hAnsi="Times New Roman" w:cs="Times New Roman"/>
                <w:bCs/>
                <w:sz w:val="24"/>
                <w:szCs w:val="24"/>
              </w:rPr>
            </w:pPr>
            <w:r w:rsidRPr="00406E3F">
              <w:rPr>
                <w:rFonts w:ascii="Times New Roman" w:eastAsia="Times New Roman" w:hAnsi="Times New Roman" w:cs="Times New Roman"/>
                <w:bCs/>
                <w:sz w:val="24"/>
                <w:szCs w:val="24"/>
              </w:rPr>
              <w:t>No</w:t>
            </w:r>
          </w:p>
        </w:tc>
        <w:tc>
          <w:tcPr>
            <w:tcW w:w="0" w:type="auto"/>
          </w:tcPr>
          <w:p w14:paraId="4ECE708C"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1726 (19.30)</w:t>
            </w:r>
          </w:p>
        </w:tc>
        <w:tc>
          <w:tcPr>
            <w:tcW w:w="0" w:type="auto"/>
          </w:tcPr>
          <w:p w14:paraId="60C08E23"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7219 (80.70)</w:t>
            </w:r>
          </w:p>
        </w:tc>
        <w:tc>
          <w:tcPr>
            <w:tcW w:w="0" w:type="auto"/>
          </w:tcPr>
          <w:p w14:paraId="5619C867" w14:textId="77777777" w:rsidR="000D11A1" w:rsidRPr="00406E3F" w:rsidRDefault="000D11A1" w:rsidP="000A65CD">
            <w:pPr>
              <w:spacing w:line="240" w:lineRule="auto"/>
              <w:rPr>
                <w:rFonts w:ascii="Times New Roman" w:hAnsi="Times New Roman" w:cs="Times New Roman"/>
                <w:color w:val="000000"/>
                <w:sz w:val="24"/>
                <w:szCs w:val="24"/>
              </w:rPr>
            </w:pPr>
            <w:r w:rsidRPr="00406E3F">
              <w:rPr>
                <w:rFonts w:ascii="Times New Roman" w:hAnsi="Times New Roman" w:cs="Times New Roman"/>
                <w:color w:val="000000"/>
                <w:sz w:val="24"/>
                <w:szCs w:val="24"/>
              </w:rPr>
              <w:t>7622 (80.69)</w:t>
            </w:r>
          </w:p>
        </w:tc>
        <w:tc>
          <w:tcPr>
            <w:tcW w:w="0" w:type="auto"/>
          </w:tcPr>
          <w:p w14:paraId="362A02A4"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76090BFA" w14:textId="77777777" w:rsidTr="002A1A62">
        <w:trPr>
          <w:trHeight w:val="224"/>
        </w:trPr>
        <w:tc>
          <w:tcPr>
            <w:tcW w:w="0" w:type="auto"/>
          </w:tcPr>
          <w:p w14:paraId="0DEEAA55" w14:textId="77777777" w:rsidR="000D11A1" w:rsidRPr="00406E3F" w:rsidRDefault="000D11A1" w:rsidP="000A65CD">
            <w:pPr>
              <w:spacing w:line="240" w:lineRule="auto"/>
              <w:rPr>
                <w:rFonts w:ascii="Times New Roman" w:eastAsia="Times New Roman" w:hAnsi="Times New Roman" w:cs="Times New Roman"/>
                <w:b/>
                <w:sz w:val="24"/>
                <w:szCs w:val="24"/>
              </w:rPr>
            </w:pPr>
            <w:r w:rsidRPr="00406E3F">
              <w:rPr>
                <w:rFonts w:ascii="Times New Roman" w:eastAsia="Times New Roman" w:hAnsi="Times New Roman" w:cs="Times New Roman"/>
                <w:b/>
                <w:sz w:val="24"/>
                <w:szCs w:val="24"/>
              </w:rPr>
              <w:t>ARI</w:t>
            </w:r>
          </w:p>
        </w:tc>
        <w:tc>
          <w:tcPr>
            <w:tcW w:w="0" w:type="auto"/>
          </w:tcPr>
          <w:p w14:paraId="180930EF"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33A70130"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28E56967" w14:textId="77777777" w:rsidR="000D11A1" w:rsidRPr="00406E3F" w:rsidRDefault="000D11A1" w:rsidP="000A65CD">
            <w:pPr>
              <w:spacing w:line="240" w:lineRule="auto"/>
              <w:rPr>
                <w:rFonts w:ascii="Times New Roman" w:hAnsi="Times New Roman" w:cs="Times New Roman"/>
                <w:color w:val="000000"/>
                <w:sz w:val="24"/>
                <w:szCs w:val="24"/>
              </w:rPr>
            </w:pPr>
          </w:p>
        </w:tc>
        <w:tc>
          <w:tcPr>
            <w:tcW w:w="0" w:type="auto"/>
          </w:tcPr>
          <w:p w14:paraId="04095B87"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040E8F6B" w14:textId="77777777" w:rsidTr="002A1A62">
        <w:trPr>
          <w:trHeight w:val="77"/>
        </w:trPr>
        <w:tc>
          <w:tcPr>
            <w:tcW w:w="0" w:type="auto"/>
          </w:tcPr>
          <w:p w14:paraId="541D7007" w14:textId="77777777" w:rsidR="000D11A1" w:rsidRPr="00406E3F" w:rsidRDefault="000D11A1" w:rsidP="000A65CD">
            <w:pPr>
              <w:spacing w:line="240" w:lineRule="auto"/>
              <w:rPr>
                <w:rFonts w:ascii="Times New Roman" w:eastAsia="Times New Roman" w:hAnsi="Times New Roman" w:cs="Times New Roman"/>
                <w:bCs/>
                <w:sz w:val="24"/>
                <w:szCs w:val="24"/>
              </w:rPr>
            </w:pPr>
            <w:r w:rsidRPr="00406E3F">
              <w:rPr>
                <w:rFonts w:ascii="Times New Roman" w:eastAsia="Times New Roman" w:hAnsi="Times New Roman" w:cs="Times New Roman"/>
                <w:bCs/>
                <w:sz w:val="24"/>
                <w:szCs w:val="24"/>
              </w:rPr>
              <w:t>Yes</w:t>
            </w:r>
          </w:p>
        </w:tc>
        <w:tc>
          <w:tcPr>
            <w:tcW w:w="0" w:type="auto"/>
          </w:tcPr>
          <w:p w14:paraId="085FA047"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366 (20.10)</w:t>
            </w:r>
          </w:p>
        </w:tc>
        <w:tc>
          <w:tcPr>
            <w:tcW w:w="0" w:type="auto"/>
          </w:tcPr>
          <w:p w14:paraId="57946E34"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1457 (79.90)</w:t>
            </w:r>
          </w:p>
        </w:tc>
        <w:tc>
          <w:tcPr>
            <w:tcW w:w="0" w:type="auto"/>
          </w:tcPr>
          <w:p w14:paraId="74549362" w14:textId="77777777" w:rsidR="000D11A1" w:rsidRPr="00406E3F" w:rsidRDefault="000D11A1" w:rsidP="000A65CD">
            <w:pPr>
              <w:spacing w:line="240" w:lineRule="auto"/>
              <w:rPr>
                <w:rFonts w:ascii="Times New Roman" w:hAnsi="Times New Roman" w:cs="Times New Roman"/>
                <w:color w:val="000000"/>
                <w:sz w:val="24"/>
                <w:szCs w:val="24"/>
              </w:rPr>
            </w:pPr>
            <w:r w:rsidRPr="00406E3F">
              <w:rPr>
                <w:rFonts w:ascii="Times New Roman" w:hAnsi="Times New Roman" w:cs="Times New Roman"/>
                <w:color w:val="000000"/>
                <w:sz w:val="24"/>
                <w:szCs w:val="24"/>
              </w:rPr>
              <w:t>135 (1.43)</w:t>
            </w:r>
          </w:p>
        </w:tc>
        <w:tc>
          <w:tcPr>
            <w:tcW w:w="0" w:type="auto"/>
          </w:tcPr>
          <w:p w14:paraId="6BA71647"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0.063</w:t>
            </w:r>
          </w:p>
        </w:tc>
      </w:tr>
      <w:tr w:rsidR="000D11A1" w:rsidRPr="00406E3F" w14:paraId="5EA726BF" w14:textId="77777777" w:rsidTr="002A1A62">
        <w:trPr>
          <w:trHeight w:val="107"/>
        </w:trPr>
        <w:tc>
          <w:tcPr>
            <w:tcW w:w="0" w:type="auto"/>
          </w:tcPr>
          <w:p w14:paraId="3DA0A575" w14:textId="77777777" w:rsidR="000D11A1" w:rsidRPr="00406E3F" w:rsidRDefault="000D11A1" w:rsidP="000A65CD">
            <w:pPr>
              <w:spacing w:line="240" w:lineRule="auto"/>
              <w:rPr>
                <w:rFonts w:ascii="Times New Roman" w:eastAsia="Times New Roman" w:hAnsi="Times New Roman" w:cs="Times New Roman"/>
                <w:bCs/>
                <w:sz w:val="24"/>
                <w:szCs w:val="24"/>
              </w:rPr>
            </w:pPr>
            <w:r w:rsidRPr="00406E3F">
              <w:rPr>
                <w:rFonts w:ascii="Times New Roman" w:eastAsia="Times New Roman" w:hAnsi="Times New Roman" w:cs="Times New Roman"/>
                <w:bCs/>
                <w:sz w:val="24"/>
                <w:szCs w:val="24"/>
              </w:rPr>
              <w:t>No</w:t>
            </w:r>
          </w:p>
        </w:tc>
        <w:tc>
          <w:tcPr>
            <w:tcW w:w="0" w:type="auto"/>
          </w:tcPr>
          <w:p w14:paraId="56F84C13"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1466 (19.20)</w:t>
            </w:r>
          </w:p>
        </w:tc>
        <w:tc>
          <w:tcPr>
            <w:tcW w:w="0" w:type="auto"/>
          </w:tcPr>
          <w:p w14:paraId="0E8B5530"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6156 (80.80)</w:t>
            </w:r>
          </w:p>
        </w:tc>
        <w:tc>
          <w:tcPr>
            <w:tcW w:w="0" w:type="auto"/>
          </w:tcPr>
          <w:p w14:paraId="124FD594" w14:textId="77777777" w:rsidR="000D11A1" w:rsidRPr="00406E3F" w:rsidRDefault="000D11A1" w:rsidP="000A65CD">
            <w:pPr>
              <w:spacing w:line="240" w:lineRule="auto"/>
              <w:rPr>
                <w:rFonts w:ascii="Times New Roman" w:hAnsi="Times New Roman" w:cs="Times New Roman"/>
                <w:color w:val="000000"/>
                <w:sz w:val="24"/>
                <w:szCs w:val="24"/>
              </w:rPr>
            </w:pPr>
            <w:r w:rsidRPr="00406E3F">
              <w:rPr>
                <w:rFonts w:ascii="Times New Roman" w:hAnsi="Times New Roman" w:cs="Times New Roman"/>
                <w:color w:val="000000"/>
                <w:sz w:val="24"/>
                <w:szCs w:val="24"/>
              </w:rPr>
              <w:t>9304 (98.57)</w:t>
            </w:r>
          </w:p>
        </w:tc>
        <w:tc>
          <w:tcPr>
            <w:tcW w:w="0" w:type="auto"/>
          </w:tcPr>
          <w:p w14:paraId="1BC138A7"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496B0813" w14:textId="77777777" w:rsidTr="002A1A62">
        <w:trPr>
          <w:trHeight w:val="326"/>
        </w:trPr>
        <w:tc>
          <w:tcPr>
            <w:tcW w:w="0" w:type="auto"/>
          </w:tcPr>
          <w:p w14:paraId="4D86638C"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b/>
                <w:sz w:val="24"/>
                <w:szCs w:val="24"/>
              </w:rPr>
              <w:t>Early childhood diseases (any one)</w:t>
            </w:r>
          </w:p>
        </w:tc>
        <w:tc>
          <w:tcPr>
            <w:tcW w:w="0" w:type="auto"/>
          </w:tcPr>
          <w:p w14:paraId="37A5DCDC"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7116A615"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0CEE5C62" w14:textId="77777777" w:rsidR="000D11A1" w:rsidRPr="00406E3F" w:rsidRDefault="000D11A1" w:rsidP="000A65CD">
            <w:pPr>
              <w:spacing w:line="240" w:lineRule="auto"/>
              <w:rPr>
                <w:rFonts w:ascii="Times New Roman" w:hAnsi="Times New Roman" w:cs="Times New Roman"/>
                <w:color w:val="000000"/>
                <w:sz w:val="24"/>
                <w:szCs w:val="24"/>
              </w:rPr>
            </w:pPr>
          </w:p>
        </w:tc>
        <w:tc>
          <w:tcPr>
            <w:tcW w:w="0" w:type="auto"/>
          </w:tcPr>
          <w:p w14:paraId="2F5ACCAE"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1E54B882" w14:textId="77777777" w:rsidTr="002A1A62">
        <w:trPr>
          <w:trHeight w:val="70"/>
        </w:trPr>
        <w:tc>
          <w:tcPr>
            <w:tcW w:w="0" w:type="auto"/>
          </w:tcPr>
          <w:p w14:paraId="2A21AB14"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Yes</w:t>
            </w:r>
          </w:p>
        </w:tc>
        <w:tc>
          <w:tcPr>
            <w:tcW w:w="0" w:type="auto"/>
          </w:tcPr>
          <w:p w14:paraId="68ACE080"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534 (19.68)</w:t>
            </w:r>
          </w:p>
        </w:tc>
        <w:tc>
          <w:tcPr>
            <w:tcW w:w="0" w:type="auto"/>
          </w:tcPr>
          <w:p w14:paraId="4B2D7E38"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2178 (80.32)</w:t>
            </w:r>
          </w:p>
        </w:tc>
        <w:tc>
          <w:tcPr>
            <w:tcW w:w="0" w:type="auto"/>
          </w:tcPr>
          <w:p w14:paraId="2B4FFD84" w14:textId="77777777" w:rsidR="000D11A1" w:rsidRPr="00406E3F" w:rsidRDefault="000D11A1" w:rsidP="000A65CD">
            <w:pPr>
              <w:spacing w:line="240" w:lineRule="auto"/>
              <w:rPr>
                <w:rFonts w:ascii="Times New Roman" w:hAnsi="Times New Roman" w:cs="Times New Roman"/>
                <w:color w:val="000000"/>
                <w:sz w:val="24"/>
                <w:szCs w:val="24"/>
              </w:rPr>
            </w:pPr>
            <w:r w:rsidRPr="00406E3F">
              <w:rPr>
                <w:rFonts w:ascii="Times New Roman" w:hAnsi="Times New Roman" w:cs="Times New Roman"/>
                <w:color w:val="000000"/>
                <w:sz w:val="24"/>
                <w:szCs w:val="24"/>
              </w:rPr>
              <w:t>2712 (28.76)</w:t>
            </w:r>
          </w:p>
        </w:tc>
        <w:tc>
          <w:tcPr>
            <w:tcW w:w="0" w:type="auto"/>
          </w:tcPr>
          <w:p w14:paraId="36BD7C42"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0.700</w:t>
            </w:r>
          </w:p>
        </w:tc>
      </w:tr>
      <w:tr w:rsidR="000D11A1" w:rsidRPr="00406E3F" w14:paraId="5BF029FA" w14:textId="77777777" w:rsidTr="002A1A62">
        <w:trPr>
          <w:trHeight w:val="70"/>
        </w:trPr>
        <w:tc>
          <w:tcPr>
            <w:tcW w:w="0" w:type="auto"/>
          </w:tcPr>
          <w:p w14:paraId="33372679"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No</w:t>
            </w:r>
          </w:p>
        </w:tc>
        <w:tc>
          <w:tcPr>
            <w:tcW w:w="0" w:type="auto"/>
          </w:tcPr>
          <w:p w14:paraId="65CBC23A"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1296 (19.28)</w:t>
            </w:r>
          </w:p>
        </w:tc>
        <w:tc>
          <w:tcPr>
            <w:tcW w:w="0" w:type="auto"/>
          </w:tcPr>
          <w:p w14:paraId="54E715D8"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5427 (80.72)</w:t>
            </w:r>
          </w:p>
        </w:tc>
        <w:tc>
          <w:tcPr>
            <w:tcW w:w="0" w:type="auto"/>
          </w:tcPr>
          <w:p w14:paraId="403DD317" w14:textId="77777777" w:rsidR="000D11A1" w:rsidRPr="00406E3F" w:rsidRDefault="000D11A1" w:rsidP="000A65CD">
            <w:pPr>
              <w:spacing w:line="240" w:lineRule="auto"/>
              <w:rPr>
                <w:rFonts w:ascii="Times New Roman" w:hAnsi="Times New Roman" w:cs="Times New Roman"/>
                <w:color w:val="000000"/>
                <w:sz w:val="24"/>
                <w:szCs w:val="24"/>
              </w:rPr>
            </w:pPr>
            <w:r w:rsidRPr="00406E3F">
              <w:rPr>
                <w:rFonts w:ascii="Times New Roman" w:hAnsi="Times New Roman" w:cs="Times New Roman"/>
                <w:color w:val="000000"/>
                <w:sz w:val="24"/>
                <w:szCs w:val="24"/>
              </w:rPr>
              <w:t xml:space="preserve">6723 </w:t>
            </w:r>
            <w:r w:rsidRPr="00406E3F">
              <w:rPr>
                <w:rFonts w:ascii="Times New Roman" w:hAnsi="Times New Roman" w:cs="Times New Roman"/>
                <w:color w:val="000000"/>
                <w:sz w:val="24"/>
                <w:szCs w:val="24"/>
              </w:rPr>
              <w:lastRenderedPageBreak/>
              <w:t>(71.24)</w:t>
            </w:r>
          </w:p>
        </w:tc>
        <w:tc>
          <w:tcPr>
            <w:tcW w:w="0" w:type="auto"/>
          </w:tcPr>
          <w:p w14:paraId="1ED7E81C"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3BA395E4" w14:textId="77777777" w:rsidTr="002A1A62">
        <w:trPr>
          <w:trHeight w:val="70"/>
        </w:trPr>
        <w:tc>
          <w:tcPr>
            <w:tcW w:w="0" w:type="auto"/>
          </w:tcPr>
          <w:p w14:paraId="27873151"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b/>
                <w:sz w:val="24"/>
                <w:szCs w:val="24"/>
              </w:rPr>
              <w:t>Underweight</w:t>
            </w:r>
          </w:p>
        </w:tc>
        <w:tc>
          <w:tcPr>
            <w:tcW w:w="0" w:type="auto"/>
          </w:tcPr>
          <w:p w14:paraId="087BAD92"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0BBE75E9"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24BE2424" w14:textId="77777777" w:rsidR="000D11A1" w:rsidRPr="00406E3F" w:rsidRDefault="000D11A1" w:rsidP="000A65CD">
            <w:pPr>
              <w:spacing w:line="240" w:lineRule="auto"/>
              <w:rPr>
                <w:rFonts w:ascii="Times New Roman" w:hAnsi="Times New Roman" w:cs="Times New Roman"/>
                <w:color w:val="000000"/>
                <w:sz w:val="24"/>
                <w:szCs w:val="24"/>
              </w:rPr>
            </w:pPr>
          </w:p>
        </w:tc>
        <w:tc>
          <w:tcPr>
            <w:tcW w:w="0" w:type="auto"/>
          </w:tcPr>
          <w:p w14:paraId="2D7D5145"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66F5A35F" w14:textId="77777777" w:rsidTr="002A1A62">
        <w:trPr>
          <w:trHeight w:val="70"/>
        </w:trPr>
        <w:tc>
          <w:tcPr>
            <w:tcW w:w="0" w:type="auto"/>
          </w:tcPr>
          <w:p w14:paraId="0DBA0CCB"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Yes</w:t>
            </w:r>
          </w:p>
        </w:tc>
        <w:tc>
          <w:tcPr>
            <w:tcW w:w="0" w:type="auto"/>
          </w:tcPr>
          <w:p w14:paraId="35898DBB"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318 (14.03)</w:t>
            </w:r>
          </w:p>
        </w:tc>
        <w:tc>
          <w:tcPr>
            <w:tcW w:w="0" w:type="auto"/>
          </w:tcPr>
          <w:p w14:paraId="790F0B6F"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1945 (85.97)</w:t>
            </w:r>
          </w:p>
        </w:tc>
        <w:tc>
          <w:tcPr>
            <w:tcW w:w="0" w:type="auto"/>
          </w:tcPr>
          <w:p w14:paraId="51368C9F" w14:textId="77777777" w:rsidR="000D11A1" w:rsidRPr="00406E3F" w:rsidRDefault="000D11A1" w:rsidP="000A65CD">
            <w:pPr>
              <w:spacing w:line="240" w:lineRule="auto"/>
              <w:rPr>
                <w:rFonts w:ascii="Times New Roman" w:hAnsi="Times New Roman" w:cs="Times New Roman"/>
                <w:color w:val="000000"/>
                <w:sz w:val="24"/>
                <w:szCs w:val="24"/>
              </w:rPr>
            </w:pPr>
            <w:r w:rsidRPr="00406E3F">
              <w:rPr>
                <w:rFonts w:ascii="Times New Roman" w:hAnsi="Times New Roman" w:cs="Times New Roman"/>
                <w:color w:val="000000"/>
                <w:sz w:val="24"/>
                <w:szCs w:val="24"/>
              </w:rPr>
              <w:t>2263 (24.82)</w:t>
            </w:r>
          </w:p>
        </w:tc>
        <w:tc>
          <w:tcPr>
            <w:tcW w:w="0" w:type="auto"/>
          </w:tcPr>
          <w:p w14:paraId="34BD8DCC"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&lt;0.001</w:t>
            </w:r>
          </w:p>
        </w:tc>
      </w:tr>
      <w:tr w:rsidR="000D11A1" w:rsidRPr="00406E3F" w14:paraId="0D60D0BC" w14:textId="77777777" w:rsidTr="002A1A62">
        <w:trPr>
          <w:trHeight w:val="70"/>
        </w:trPr>
        <w:tc>
          <w:tcPr>
            <w:tcW w:w="0" w:type="auto"/>
          </w:tcPr>
          <w:p w14:paraId="788972A9"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No</w:t>
            </w:r>
          </w:p>
        </w:tc>
        <w:tc>
          <w:tcPr>
            <w:tcW w:w="0" w:type="auto"/>
          </w:tcPr>
          <w:p w14:paraId="4C00C6F6"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1452 (21.17)</w:t>
            </w:r>
          </w:p>
        </w:tc>
        <w:tc>
          <w:tcPr>
            <w:tcW w:w="0" w:type="auto"/>
          </w:tcPr>
          <w:p w14:paraId="54DDB816"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5406 (78.83)</w:t>
            </w:r>
          </w:p>
        </w:tc>
        <w:tc>
          <w:tcPr>
            <w:tcW w:w="0" w:type="auto"/>
          </w:tcPr>
          <w:p w14:paraId="58EC1356" w14:textId="77777777" w:rsidR="000D11A1" w:rsidRPr="00406E3F" w:rsidRDefault="000D11A1" w:rsidP="000A65CD">
            <w:pPr>
              <w:spacing w:line="240" w:lineRule="auto"/>
              <w:rPr>
                <w:rFonts w:ascii="Times New Roman" w:hAnsi="Times New Roman" w:cs="Times New Roman"/>
                <w:color w:val="000000"/>
                <w:sz w:val="24"/>
                <w:szCs w:val="24"/>
              </w:rPr>
            </w:pPr>
            <w:r w:rsidRPr="00406E3F">
              <w:rPr>
                <w:rFonts w:ascii="Times New Roman" w:hAnsi="Times New Roman" w:cs="Times New Roman"/>
                <w:color w:val="000000"/>
                <w:sz w:val="24"/>
                <w:szCs w:val="24"/>
              </w:rPr>
              <w:t>6858 (75.18)</w:t>
            </w:r>
          </w:p>
        </w:tc>
        <w:tc>
          <w:tcPr>
            <w:tcW w:w="0" w:type="auto"/>
          </w:tcPr>
          <w:p w14:paraId="73AEA0EE"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52D3BF5B" w14:textId="77777777" w:rsidTr="002A1A62">
        <w:trPr>
          <w:trHeight w:val="70"/>
        </w:trPr>
        <w:tc>
          <w:tcPr>
            <w:tcW w:w="0" w:type="auto"/>
          </w:tcPr>
          <w:p w14:paraId="563482F4"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b/>
                <w:sz w:val="24"/>
                <w:szCs w:val="24"/>
              </w:rPr>
              <w:t>Stunned</w:t>
            </w:r>
          </w:p>
        </w:tc>
        <w:tc>
          <w:tcPr>
            <w:tcW w:w="0" w:type="auto"/>
          </w:tcPr>
          <w:p w14:paraId="3790AF7F"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44A96158"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31084E60" w14:textId="77777777" w:rsidR="000D11A1" w:rsidRPr="00406E3F" w:rsidRDefault="000D11A1" w:rsidP="000A65CD">
            <w:pPr>
              <w:spacing w:line="240" w:lineRule="auto"/>
              <w:rPr>
                <w:rFonts w:ascii="Times New Roman" w:hAnsi="Times New Roman" w:cs="Times New Roman"/>
                <w:color w:val="000000"/>
                <w:sz w:val="24"/>
                <w:szCs w:val="24"/>
              </w:rPr>
            </w:pPr>
          </w:p>
        </w:tc>
        <w:tc>
          <w:tcPr>
            <w:tcW w:w="0" w:type="auto"/>
          </w:tcPr>
          <w:p w14:paraId="26B397D0"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0B9B9E44" w14:textId="77777777" w:rsidTr="002A1A62">
        <w:trPr>
          <w:trHeight w:val="70"/>
        </w:trPr>
        <w:tc>
          <w:tcPr>
            <w:tcW w:w="0" w:type="auto"/>
          </w:tcPr>
          <w:p w14:paraId="2060FA20"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Yes</w:t>
            </w:r>
          </w:p>
        </w:tc>
        <w:tc>
          <w:tcPr>
            <w:tcW w:w="0" w:type="auto"/>
          </w:tcPr>
          <w:p w14:paraId="43685EF6"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301 (11.69)</w:t>
            </w:r>
          </w:p>
        </w:tc>
        <w:tc>
          <w:tcPr>
            <w:tcW w:w="0" w:type="auto"/>
          </w:tcPr>
          <w:p w14:paraId="160FEC32"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2269 (88.31)</w:t>
            </w:r>
          </w:p>
        </w:tc>
        <w:tc>
          <w:tcPr>
            <w:tcW w:w="0" w:type="auto"/>
          </w:tcPr>
          <w:p w14:paraId="7BE4F20F" w14:textId="77777777" w:rsidR="000D11A1" w:rsidRPr="00406E3F" w:rsidRDefault="000D11A1" w:rsidP="000A65CD">
            <w:pPr>
              <w:spacing w:line="240" w:lineRule="auto"/>
              <w:rPr>
                <w:rFonts w:ascii="Times New Roman" w:hAnsi="Times New Roman" w:cs="Times New Roman"/>
                <w:color w:val="000000"/>
                <w:sz w:val="24"/>
                <w:szCs w:val="24"/>
              </w:rPr>
            </w:pPr>
            <w:r w:rsidRPr="00406E3F">
              <w:rPr>
                <w:rFonts w:ascii="Times New Roman" w:hAnsi="Times New Roman" w:cs="Times New Roman"/>
                <w:color w:val="000000"/>
                <w:sz w:val="24"/>
                <w:szCs w:val="24"/>
              </w:rPr>
              <w:t>2570 (28.44)</w:t>
            </w:r>
          </w:p>
        </w:tc>
        <w:tc>
          <w:tcPr>
            <w:tcW w:w="0" w:type="auto"/>
          </w:tcPr>
          <w:p w14:paraId="1927169F"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&lt;0.001</w:t>
            </w:r>
          </w:p>
        </w:tc>
      </w:tr>
      <w:tr w:rsidR="000D11A1" w:rsidRPr="00406E3F" w14:paraId="17549EFF" w14:textId="77777777" w:rsidTr="002A1A62">
        <w:trPr>
          <w:trHeight w:val="70"/>
        </w:trPr>
        <w:tc>
          <w:tcPr>
            <w:tcW w:w="0" w:type="auto"/>
          </w:tcPr>
          <w:p w14:paraId="6C135BA3"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No</w:t>
            </w:r>
          </w:p>
        </w:tc>
        <w:tc>
          <w:tcPr>
            <w:tcW w:w="0" w:type="auto"/>
          </w:tcPr>
          <w:p w14:paraId="3DAF5A40"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1463 (22.63)</w:t>
            </w:r>
          </w:p>
        </w:tc>
        <w:tc>
          <w:tcPr>
            <w:tcW w:w="0" w:type="auto"/>
          </w:tcPr>
          <w:p w14:paraId="0B262198"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5000 (77.37)</w:t>
            </w:r>
          </w:p>
        </w:tc>
        <w:tc>
          <w:tcPr>
            <w:tcW w:w="0" w:type="auto"/>
          </w:tcPr>
          <w:p w14:paraId="50E37D9D" w14:textId="77777777" w:rsidR="000D11A1" w:rsidRPr="00406E3F" w:rsidRDefault="000D11A1" w:rsidP="000A65CD">
            <w:pPr>
              <w:spacing w:line="240" w:lineRule="auto"/>
              <w:rPr>
                <w:rFonts w:ascii="Times New Roman" w:hAnsi="Times New Roman" w:cs="Times New Roman"/>
                <w:color w:val="000000"/>
                <w:sz w:val="24"/>
                <w:szCs w:val="24"/>
              </w:rPr>
            </w:pPr>
            <w:r w:rsidRPr="00406E3F">
              <w:rPr>
                <w:rFonts w:ascii="Times New Roman" w:hAnsi="Times New Roman" w:cs="Times New Roman"/>
                <w:color w:val="000000"/>
                <w:sz w:val="24"/>
                <w:szCs w:val="24"/>
              </w:rPr>
              <w:t>6463 (71.56)</w:t>
            </w:r>
          </w:p>
        </w:tc>
        <w:tc>
          <w:tcPr>
            <w:tcW w:w="0" w:type="auto"/>
          </w:tcPr>
          <w:p w14:paraId="4256CF1F"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69A42565" w14:textId="77777777" w:rsidTr="002A1A62">
        <w:trPr>
          <w:trHeight w:val="70"/>
        </w:trPr>
        <w:tc>
          <w:tcPr>
            <w:tcW w:w="0" w:type="auto"/>
          </w:tcPr>
          <w:p w14:paraId="24646219"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b/>
                <w:sz w:val="24"/>
                <w:szCs w:val="24"/>
              </w:rPr>
              <w:t>Wasted</w:t>
            </w:r>
          </w:p>
        </w:tc>
        <w:tc>
          <w:tcPr>
            <w:tcW w:w="0" w:type="auto"/>
          </w:tcPr>
          <w:p w14:paraId="3A141B2B"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30632267"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662BA4D4" w14:textId="77777777" w:rsidR="000D11A1" w:rsidRPr="00406E3F" w:rsidRDefault="000D11A1" w:rsidP="000A65CD">
            <w:pPr>
              <w:spacing w:line="240" w:lineRule="auto"/>
              <w:rPr>
                <w:rFonts w:ascii="Times New Roman" w:hAnsi="Times New Roman" w:cs="Times New Roman"/>
                <w:color w:val="000000"/>
                <w:sz w:val="24"/>
                <w:szCs w:val="24"/>
              </w:rPr>
            </w:pPr>
          </w:p>
        </w:tc>
        <w:tc>
          <w:tcPr>
            <w:tcW w:w="0" w:type="auto"/>
          </w:tcPr>
          <w:p w14:paraId="335F49EF"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40CCFAB0" w14:textId="77777777" w:rsidTr="002A1A62">
        <w:trPr>
          <w:trHeight w:val="70"/>
        </w:trPr>
        <w:tc>
          <w:tcPr>
            <w:tcW w:w="0" w:type="auto"/>
          </w:tcPr>
          <w:p w14:paraId="593B9025"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Yes</w:t>
            </w:r>
          </w:p>
        </w:tc>
        <w:tc>
          <w:tcPr>
            <w:tcW w:w="0" w:type="auto"/>
          </w:tcPr>
          <w:p w14:paraId="5D15D054"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191 (21.55)</w:t>
            </w:r>
          </w:p>
        </w:tc>
        <w:tc>
          <w:tcPr>
            <w:tcW w:w="0" w:type="auto"/>
          </w:tcPr>
          <w:p w14:paraId="28E60E25"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696 (78.45)</w:t>
            </w:r>
          </w:p>
        </w:tc>
        <w:tc>
          <w:tcPr>
            <w:tcW w:w="0" w:type="auto"/>
          </w:tcPr>
          <w:p w14:paraId="1CB95CF0" w14:textId="77777777" w:rsidR="000D11A1" w:rsidRPr="00406E3F" w:rsidRDefault="000D11A1" w:rsidP="000A65CD">
            <w:pPr>
              <w:spacing w:line="240" w:lineRule="auto"/>
              <w:rPr>
                <w:rFonts w:ascii="Times New Roman" w:hAnsi="Times New Roman" w:cs="Times New Roman"/>
                <w:color w:val="000000"/>
                <w:sz w:val="24"/>
                <w:szCs w:val="24"/>
              </w:rPr>
            </w:pPr>
            <w:r w:rsidRPr="00406E3F">
              <w:rPr>
                <w:rFonts w:ascii="Times New Roman" w:hAnsi="Times New Roman" w:cs="Times New Roman"/>
                <w:color w:val="000000"/>
                <w:sz w:val="24"/>
                <w:szCs w:val="24"/>
              </w:rPr>
              <w:t>887 (9.86)</w:t>
            </w:r>
          </w:p>
        </w:tc>
        <w:tc>
          <w:tcPr>
            <w:tcW w:w="0" w:type="auto"/>
          </w:tcPr>
          <w:p w14:paraId="0E2F1F35"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0.162</w:t>
            </w:r>
          </w:p>
        </w:tc>
      </w:tr>
      <w:tr w:rsidR="000D11A1" w:rsidRPr="00406E3F" w14:paraId="07C68097" w14:textId="77777777" w:rsidTr="002A1A62">
        <w:trPr>
          <w:trHeight w:val="70"/>
        </w:trPr>
        <w:tc>
          <w:tcPr>
            <w:tcW w:w="0" w:type="auto"/>
          </w:tcPr>
          <w:p w14:paraId="12BA01E4"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No</w:t>
            </w:r>
          </w:p>
        </w:tc>
        <w:tc>
          <w:tcPr>
            <w:tcW w:w="0" w:type="auto"/>
          </w:tcPr>
          <w:p w14:paraId="04E7340A"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1563 (19.26)</w:t>
            </w:r>
          </w:p>
        </w:tc>
        <w:tc>
          <w:tcPr>
            <w:tcW w:w="0" w:type="auto"/>
          </w:tcPr>
          <w:p w14:paraId="34C41D8E"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6551 (80.74)</w:t>
            </w:r>
          </w:p>
        </w:tc>
        <w:tc>
          <w:tcPr>
            <w:tcW w:w="0" w:type="auto"/>
          </w:tcPr>
          <w:p w14:paraId="62AE93B8" w14:textId="77777777" w:rsidR="000D11A1" w:rsidRPr="00406E3F" w:rsidRDefault="000D11A1" w:rsidP="000A65CD">
            <w:pPr>
              <w:spacing w:line="240" w:lineRule="auto"/>
              <w:rPr>
                <w:rFonts w:ascii="Times New Roman" w:hAnsi="Times New Roman" w:cs="Times New Roman"/>
                <w:color w:val="000000"/>
                <w:sz w:val="24"/>
                <w:szCs w:val="24"/>
              </w:rPr>
            </w:pPr>
            <w:r w:rsidRPr="00406E3F">
              <w:rPr>
                <w:rFonts w:ascii="Times New Roman" w:hAnsi="Times New Roman" w:cs="Times New Roman"/>
                <w:color w:val="000000"/>
                <w:sz w:val="24"/>
                <w:szCs w:val="24"/>
              </w:rPr>
              <w:t>8114 (90.14)</w:t>
            </w:r>
          </w:p>
        </w:tc>
        <w:tc>
          <w:tcPr>
            <w:tcW w:w="0" w:type="auto"/>
          </w:tcPr>
          <w:p w14:paraId="5E65F074"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7AA0EE4E" w14:textId="77777777" w:rsidTr="002A1A62">
        <w:trPr>
          <w:trHeight w:val="70"/>
        </w:trPr>
        <w:tc>
          <w:tcPr>
            <w:tcW w:w="0" w:type="auto"/>
          </w:tcPr>
          <w:p w14:paraId="653FCA4A"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b/>
                <w:sz w:val="24"/>
                <w:szCs w:val="24"/>
              </w:rPr>
              <w:t>Overweight</w:t>
            </w:r>
          </w:p>
        </w:tc>
        <w:tc>
          <w:tcPr>
            <w:tcW w:w="0" w:type="auto"/>
          </w:tcPr>
          <w:p w14:paraId="5B4063E1"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50449743"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726BCE16" w14:textId="77777777" w:rsidR="000D11A1" w:rsidRPr="00406E3F" w:rsidRDefault="000D11A1" w:rsidP="000A65CD">
            <w:pPr>
              <w:spacing w:line="240" w:lineRule="auto"/>
              <w:rPr>
                <w:rFonts w:ascii="Times New Roman" w:hAnsi="Times New Roman" w:cs="Times New Roman"/>
                <w:color w:val="000000"/>
                <w:sz w:val="24"/>
                <w:szCs w:val="24"/>
              </w:rPr>
            </w:pPr>
          </w:p>
        </w:tc>
        <w:tc>
          <w:tcPr>
            <w:tcW w:w="0" w:type="auto"/>
          </w:tcPr>
          <w:p w14:paraId="2CCE1FA6"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41663247" w14:textId="77777777" w:rsidTr="002A1A62">
        <w:trPr>
          <w:trHeight w:val="70"/>
        </w:trPr>
        <w:tc>
          <w:tcPr>
            <w:tcW w:w="0" w:type="auto"/>
          </w:tcPr>
          <w:p w14:paraId="0AE31FB9"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Yes</w:t>
            </w:r>
          </w:p>
        </w:tc>
        <w:tc>
          <w:tcPr>
            <w:tcW w:w="0" w:type="auto"/>
          </w:tcPr>
          <w:p w14:paraId="4644B993"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114 (18.93)</w:t>
            </w:r>
          </w:p>
        </w:tc>
        <w:tc>
          <w:tcPr>
            <w:tcW w:w="0" w:type="auto"/>
          </w:tcPr>
          <w:p w14:paraId="55900D2D"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489 (81.07)</w:t>
            </w:r>
          </w:p>
        </w:tc>
        <w:tc>
          <w:tcPr>
            <w:tcW w:w="0" w:type="auto"/>
          </w:tcPr>
          <w:p w14:paraId="125649D9" w14:textId="77777777" w:rsidR="000D11A1" w:rsidRPr="00406E3F" w:rsidRDefault="000D11A1" w:rsidP="000A65CD">
            <w:pPr>
              <w:spacing w:line="240" w:lineRule="auto"/>
              <w:rPr>
                <w:rFonts w:ascii="Times New Roman" w:hAnsi="Times New Roman" w:cs="Times New Roman"/>
                <w:color w:val="000000"/>
                <w:sz w:val="24"/>
                <w:szCs w:val="24"/>
              </w:rPr>
            </w:pPr>
            <w:r w:rsidRPr="00406E3F">
              <w:rPr>
                <w:rFonts w:ascii="Times New Roman" w:hAnsi="Times New Roman" w:cs="Times New Roman"/>
                <w:color w:val="000000"/>
                <w:sz w:val="24"/>
                <w:szCs w:val="24"/>
              </w:rPr>
              <w:t>603 (6.38)</w:t>
            </w:r>
          </w:p>
        </w:tc>
        <w:tc>
          <w:tcPr>
            <w:tcW w:w="0" w:type="auto"/>
          </w:tcPr>
          <w:p w14:paraId="135BBCC9"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0.795</w:t>
            </w:r>
          </w:p>
        </w:tc>
      </w:tr>
      <w:tr w:rsidR="000D11A1" w:rsidRPr="00406E3F" w14:paraId="00F45B6E" w14:textId="77777777" w:rsidTr="002A1A62">
        <w:trPr>
          <w:trHeight w:val="70"/>
        </w:trPr>
        <w:tc>
          <w:tcPr>
            <w:tcW w:w="0" w:type="auto"/>
          </w:tcPr>
          <w:p w14:paraId="08A39DAC"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No</w:t>
            </w:r>
          </w:p>
        </w:tc>
        <w:tc>
          <w:tcPr>
            <w:tcW w:w="0" w:type="auto"/>
          </w:tcPr>
          <w:p w14:paraId="07E474BA"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1718 (19.4)</w:t>
            </w:r>
          </w:p>
        </w:tc>
        <w:tc>
          <w:tcPr>
            <w:tcW w:w="0" w:type="auto"/>
          </w:tcPr>
          <w:p w14:paraId="625EC19C"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7126 (80.6)</w:t>
            </w:r>
          </w:p>
        </w:tc>
        <w:tc>
          <w:tcPr>
            <w:tcW w:w="0" w:type="auto"/>
          </w:tcPr>
          <w:p w14:paraId="683666CB" w14:textId="77777777" w:rsidR="000D11A1" w:rsidRPr="00406E3F" w:rsidRDefault="000D11A1" w:rsidP="000A65CD">
            <w:pPr>
              <w:spacing w:line="240" w:lineRule="auto"/>
              <w:rPr>
                <w:rFonts w:ascii="Times New Roman" w:hAnsi="Times New Roman" w:cs="Times New Roman"/>
                <w:color w:val="000000"/>
                <w:sz w:val="24"/>
                <w:szCs w:val="24"/>
              </w:rPr>
            </w:pPr>
            <w:r w:rsidRPr="00406E3F">
              <w:rPr>
                <w:rFonts w:ascii="Times New Roman" w:hAnsi="Times New Roman" w:cs="Times New Roman"/>
                <w:color w:val="000000"/>
                <w:sz w:val="24"/>
                <w:szCs w:val="24"/>
              </w:rPr>
              <w:t>8844 (93.62)</w:t>
            </w:r>
          </w:p>
        </w:tc>
        <w:tc>
          <w:tcPr>
            <w:tcW w:w="0" w:type="auto"/>
          </w:tcPr>
          <w:p w14:paraId="0A1273E2"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7E3C63AA" w14:textId="77777777" w:rsidTr="002A1A62">
        <w:trPr>
          <w:trHeight w:val="70"/>
        </w:trPr>
        <w:tc>
          <w:tcPr>
            <w:tcW w:w="0" w:type="auto"/>
          </w:tcPr>
          <w:p w14:paraId="39643286"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b/>
                <w:sz w:val="24"/>
                <w:szCs w:val="24"/>
              </w:rPr>
              <w:t>Sanitation facility</w:t>
            </w:r>
          </w:p>
        </w:tc>
        <w:tc>
          <w:tcPr>
            <w:tcW w:w="0" w:type="auto"/>
          </w:tcPr>
          <w:p w14:paraId="53F314EC"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2F7689A9"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718BEFC2" w14:textId="77777777" w:rsidR="000D11A1" w:rsidRPr="00406E3F" w:rsidRDefault="000D11A1" w:rsidP="000A65CD">
            <w:pPr>
              <w:spacing w:line="240" w:lineRule="auto"/>
              <w:rPr>
                <w:rFonts w:ascii="Times New Roman" w:hAnsi="Times New Roman" w:cs="Times New Roman"/>
                <w:color w:val="000000"/>
                <w:sz w:val="24"/>
                <w:szCs w:val="24"/>
              </w:rPr>
            </w:pPr>
          </w:p>
        </w:tc>
        <w:tc>
          <w:tcPr>
            <w:tcW w:w="0" w:type="auto"/>
          </w:tcPr>
          <w:p w14:paraId="2079DDBD"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40B42D30" w14:textId="77777777" w:rsidTr="002A1A62">
        <w:trPr>
          <w:trHeight w:val="70"/>
        </w:trPr>
        <w:tc>
          <w:tcPr>
            <w:tcW w:w="0" w:type="auto"/>
          </w:tcPr>
          <w:p w14:paraId="6DC85FF3"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Improved</w:t>
            </w:r>
          </w:p>
        </w:tc>
        <w:tc>
          <w:tcPr>
            <w:tcW w:w="0" w:type="auto"/>
          </w:tcPr>
          <w:p w14:paraId="3B15DC66"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1685 (19.57)</w:t>
            </w:r>
          </w:p>
        </w:tc>
        <w:tc>
          <w:tcPr>
            <w:tcW w:w="0" w:type="auto"/>
          </w:tcPr>
          <w:p w14:paraId="50B4F6EA"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6923 (80.43)</w:t>
            </w:r>
          </w:p>
        </w:tc>
        <w:tc>
          <w:tcPr>
            <w:tcW w:w="0" w:type="auto"/>
          </w:tcPr>
          <w:p w14:paraId="4971623F" w14:textId="77777777" w:rsidR="000D11A1" w:rsidRPr="00406E3F" w:rsidRDefault="000D11A1" w:rsidP="000A65CD">
            <w:pPr>
              <w:spacing w:line="240" w:lineRule="auto"/>
              <w:rPr>
                <w:rFonts w:ascii="Times New Roman" w:hAnsi="Times New Roman" w:cs="Times New Roman"/>
                <w:color w:val="000000"/>
                <w:sz w:val="24"/>
                <w:szCs w:val="24"/>
              </w:rPr>
            </w:pPr>
            <w:r w:rsidRPr="00406E3F">
              <w:rPr>
                <w:rFonts w:ascii="Times New Roman" w:hAnsi="Times New Roman" w:cs="Times New Roman"/>
                <w:color w:val="000000"/>
                <w:sz w:val="24"/>
                <w:szCs w:val="24"/>
              </w:rPr>
              <w:t>8608 (96.96)</w:t>
            </w:r>
          </w:p>
        </w:tc>
        <w:tc>
          <w:tcPr>
            <w:tcW w:w="0" w:type="auto"/>
          </w:tcPr>
          <w:p w14:paraId="1DD2F2AA"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0.353</w:t>
            </w:r>
          </w:p>
        </w:tc>
      </w:tr>
      <w:tr w:rsidR="000D11A1" w:rsidRPr="00406E3F" w14:paraId="1135FA5D" w14:textId="77777777" w:rsidTr="002A1A62">
        <w:trPr>
          <w:trHeight w:val="70"/>
        </w:trPr>
        <w:tc>
          <w:tcPr>
            <w:tcW w:w="0" w:type="auto"/>
          </w:tcPr>
          <w:p w14:paraId="5B366493"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Unimproved</w:t>
            </w:r>
          </w:p>
        </w:tc>
        <w:tc>
          <w:tcPr>
            <w:tcW w:w="0" w:type="auto"/>
          </w:tcPr>
          <w:p w14:paraId="50BD48F2"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45 (16.93)</w:t>
            </w:r>
          </w:p>
        </w:tc>
        <w:tc>
          <w:tcPr>
            <w:tcW w:w="0" w:type="auto"/>
          </w:tcPr>
          <w:p w14:paraId="08A45B30"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224 (83.07)</w:t>
            </w:r>
          </w:p>
        </w:tc>
        <w:tc>
          <w:tcPr>
            <w:tcW w:w="0" w:type="auto"/>
          </w:tcPr>
          <w:p w14:paraId="244AE9CD" w14:textId="77777777" w:rsidR="000D11A1" w:rsidRPr="00406E3F" w:rsidRDefault="000D11A1" w:rsidP="000A65CD">
            <w:pPr>
              <w:spacing w:line="240" w:lineRule="auto"/>
              <w:rPr>
                <w:rFonts w:ascii="Times New Roman" w:hAnsi="Times New Roman" w:cs="Times New Roman"/>
                <w:color w:val="000000"/>
                <w:sz w:val="24"/>
                <w:szCs w:val="24"/>
              </w:rPr>
            </w:pPr>
            <w:r w:rsidRPr="00406E3F">
              <w:rPr>
                <w:rFonts w:ascii="Times New Roman" w:hAnsi="Times New Roman" w:cs="Times New Roman"/>
                <w:color w:val="000000"/>
                <w:sz w:val="24"/>
                <w:szCs w:val="24"/>
              </w:rPr>
              <w:t>269 (3.04)</w:t>
            </w:r>
          </w:p>
        </w:tc>
        <w:tc>
          <w:tcPr>
            <w:tcW w:w="0" w:type="auto"/>
          </w:tcPr>
          <w:p w14:paraId="68F81B23"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48586BE2" w14:textId="77777777" w:rsidTr="002A1A62">
        <w:trPr>
          <w:trHeight w:val="70"/>
        </w:trPr>
        <w:tc>
          <w:tcPr>
            <w:tcW w:w="0" w:type="auto"/>
          </w:tcPr>
          <w:p w14:paraId="5ED283CC"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b/>
                <w:sz w:val="24"/>
                <w:szCs w:val="24"/>
              </w:rPr>
              <w:t>Salt iodization</w:t>
            </w:r>
          </w:p>
        </w:tc>
        <w:tc>
          <w:tcPr>
            <w:tcW w:w="0" w:type="auto"/>
          </w:tcPr>
          <w:p w14:paraId="4D1703EC"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06FE5446" w14:textId="77777777" w:rsidR="000D11A1" w:rsidRPr="00406E3F" w:rsidRDefault="000D11A1" w:rsidP="000A65CD">
            <w:pPr>
              <w:spacing w:line="240" w:lineRule="auto"/>
              <w:rPr>
                <w:rFonts w:ascii="Times New Roman" w:eastAsia="Times New Roman" w:hAnsi="Times New Roman" w:cs="Times New Roman"/>
                <w:sz w:val="24"/>
                <w:szCs w:val="24"/>
              </w:rPr>
            </w:pPr>
          </w:p>
        </w:tc>
        <w:tc>
          <w:tcPr>
            <w:tcW w:w="0" w:type="auto"/>
          </w:tcPr>
          <w:p w14:paraId="65F3A53E" w14:textId="77777777" w:rsidR="000D11A1" w:rsidRPr="00406E3F" w:rsidRDefault="000D11A1" w:rsidP="000A65CD">
            <w:pPr>
              <w:spacing w:line="240" w:lineRule="auto"/>
              <w:rPr>
                <w:rFonts w:ascii="Times New Roman" w:hAnsi="Times New Roman" w:cs="Times New Roman"/>
                <w:color w:val="000000"/>
                <w:sz w:val="24"/>
                <w:szCs w:val="24"/>
              </w:rPr>
            </w:pPr>
          </w:p>
        </w:tc>
        <w:tc>
          <w:tcPr>
            <w:tcW w:w="0" w:type="auto"/>
          </w:tcPr>
          <w:p w14:paraId="4F1734FB"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04378AE5" w14:textId="77777777" w:rsidTr="002A1A62">
        <w:trPr>
          <w:trHeight w:val="77"/>
        </w:trPr>
        <w:tc>
          <w:tcPr>
            <w:tcW w:w="0" w:type="auto"/>
          </w:tcPr>
          <w:p w14:paraId="032F89C2"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Yes</w:t>
            </w:r>
          </w:p>
        </w:tc>
        <w:tc>
          <w:tcPr>
            <w:tcW w:w="0" w:type="auto"/>
          </w:tcPr>
          <w:p w14:paraId="51C483FC"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1415 (19.6)</w:t>
            </w:r>
          </w:p>
        </w:tc>
        <w:tc>
          <w:tcPr>
            <w:tcW w:w="0" w:type="auto"/>
          </w:tcPr>
          <w:p w14:paraId="7B083057"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5787 (80.4)</w:t>
            </w:r>
          </w:p>
        </w:tc>
        <w:tc>
          <w:tcPr>
            <w:tcW w:w="0" w:type="auto"/>
          </w:tcPr>
          <w:p w14:paraId="043369A1" w14:textId="77777777" w:rsidR="000D11A1" w:rsidRPr="00406E3F" w:rsidRDefault="000D11A1" w:rsidP="000A65CD">
            <w:pPr>
              <w:spacing w:line="240" w:lineRule="auto"/>
              <w:rPr>
                <w:rFonts w:ascii="Times New Roman" w:hAnsi="Times New Roman" w:cs="Times New Roman"/>
                <w:color w:val="000000"/>
                <w:sz w:val="24"/>
                <w:szCs w:val="24"/>
              </w:rPr>
            </w:pPr>
            <w:r w:rsidRPr="00406E3F">
              <w:rPr>
                <w:rFonts w:ascii="Times New Roman" w:hAnsi="Times New Roman" w:cs="Times New Roman"/>
                <w:color w:val="000000"/>
                <w:sz w:val="24"/>
                <w:szCs w:val="24"/>
              </w:rPr>
              <w:t>7202 (81.16)</w:t>
            </w:r>
          </w:p>
        </w:tc>
        <w:tc>
          <w:tcPr>
            <w:tcW w:w="0" w:type="auto"/>
          </w:tcPr>
          <w:p w14:paraId="4367E7E1"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0.527</w:t>
            </w:r>
          </w:p>
        </w:tc>
      </w:tr>
      <w:tr w:rsidR="000D11A1" w:rsidRPr="00406E3F" w14:paraId="27D5D034" w14:textId="77777777" w:rsidTr="002A1A62">
        <w:trPr>
          <w:trHeight w:val="70"/>
        </w:trPr>
        <w:tc>
          <w:tcPr>
            <w:tcW w:w="0" w:type="auto"/>
          </w:tcPr>
          <w:p w14:paraId="61D812BC"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No</w:t>
            </w:r>
          </w:p>
        </w:tc>
        <w:tc>
          <w:tcPr>
            <w:tcW w:w="0" w:type="auto"/>
          </w:tcPr>
          <w:p w14:paraId="3953A232"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316 (18.9)</w:t>
            </w:r>
          </w:p>
        </w:tc>
        <w:tc>
          <w:tcPr>
            <w:tcW w:w="0" w:type="auto"/>
          </w:tcPr>
          <w:p w14:paraId="58822138" w14:textId="77777777" w:rsidR="000D11A1" w:rsidRPr="00406E3F" w:rsidRDefault="000D11A1" w:rsidP="000A65CD">
            <w:pPr>
              <w:spacing w:line="240" w:lineRule="auto"/>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1357 (81.1)</w:t>
            </w:r>
          </w:p>
        </w:tc>
        <w:tc>
          <w:tcPr>
            <w:tcW w:w="0" w:type="auto"/>
          </w:tcPr>
          <w:p w14:paraId="13413F02" w14:textId="77777777" w:rsidR="000D11A1" w:rsidRPr="00406E3F" w:rsidRDefault="000D11A1" w:rsidP="000A65CD">
            <w:pPr>
              <w:spacing w:line="240" w:lineRule="auto"/>
              <w:rPr>
                <w:rFonts w:ascii="Times New Roman" w:hAnsi="Times New Roman" w:cs="Times New Roman"/>
                <w:color w:val="000000"/>
                <w:sz w:val="24"/>
                <w:szCs w:val="24"/>
              </w:rPr>
            </w:pPr>
            <w:r w:rsidRPr="00406E3F">
              <w:rPr>
                <w:rFonts w:ascii="Times New Roman" w:hAnsi="Times New Roman" w:cs="Times New Roman"/>
                <w:color w:val="000000"/>
                <w:sz w:val="24"/>
                <w:szCs w:val="24"/>
              </w:rPr>
              <w:t>1673 (18.84)</w:t>
            </w:r>
          </w:p>
        </w:tc>
        <w:tc>
          <w:tcPr>
            <w:tcW w:w="0" w:type="auto"/>
          </w:tcPr>
          <w:p w14:paraId="491AE526" w14:textId="77777777" w:rsidR="000D11A1" w:rsidRPr="00406E3F" w:rsidRDefault="000D11A1" w:rsidP="000A65CD">
            <w:pPr>
              <w:spacing w:line="240" w:lineRule="auto"/>
              <w:rPr>
                <w:rFonts w:ascii="Times New Roman" w:eastAsia="Times New Roman" w:hAnsi="Times New Roman" w:cs="Times New Roman"/>
                <w:sz w:val="24"/>
                <w:szCs w:val="24"/>
              </w:rPr>
            </w:pPr>
          </w:p>
        </w:tc>
      </w:tr>
      <w:tr w:rsidR="000D11A1" w:rsidRPr="00406E3F" w14:paraId="32D96CAC" w14:textId="77777777" w:rsidTr="002A1A62">
        <w:trPr>
          <w:trHeight w:val="70"/>
        </w:trPr>
        <w:tc>
          <w:tcPr>
            <w:tcW w:w="0" w:type="auto"/>
          </w:tcPr>
          <w:p w14:paraId="50A115DC" w14:textId="77777777" w:rsidR="000D11A1" w:rsidRPr="00406E3F" w:rsidRDefault="000D11A1" w:rsidP="000A65CD">
            <w:pPr>
              <w:spacing w:line="240" w:lineRule="auto"/>
              <w:rPr>
                <w:rFonts w:ascii="Times New Roman" w:eastAsia="Times New Roman" w:hAnsi="Times New Roman" w:cs="Times New Roman"/>
                <w:b/>
                <w:bCs/>
                <w:sz w:val="24"/>
                <w:szCs w:val="24"/>
              </w:rPr>
            </w:pPr>
            <w:r w:rsidRPr="00406E3F">
              <w:rPr>
                <w:rFonts w:ascii="Times New Roman" w:eastAsia="Times New Roman" w:hAnsi="Times New Roman" w:cs="Times New Roman"/>
                <w:b/>
                <w:bCs/>
                <w:sz w:val="24"/>
                <w:szCs w:val="24"/>
              </w:rPr>
              <w:t>Total</w:t>
            </w:r>
          </w:p>
        </w:tc>
        <w:tc>
          <w:tcPr>
            <w:tcW w:w="0" w:type="auto"/>
          </w:tcPr>
          <w:p w14:paraId="4ED070E3" w14:textId="77777777" w:rsidR="000D11A1" w:rsidRPr="00406E3F" w:rsidRDefault="000D11A1" w:rsidP="000A65CD">
            <w:pPr>
              <w:spacing w:line="240" w:lineRule="auto"/>
              <w:rPr>
                <w:rFonts w:ascii="Times New Roman" w:eastAsia="Times New Roman" w:hAnsi="Times New Roman" w:cs="Times New Roman"/>
                <w:b/>
                <w:bCs/>
                <w:sz w:val="24"/>
                <w:szCs w:val="24"/>
              </w:rPr>
            </w:pPr>
            <w:r w:rsidRPr="00406E3F">
              <w:rPr>
                <w:rFonts w:ascii="Times New Roman" w:eastAsia="Times New Roman" w:hAnsi="Times New Roman" w:cs="Times New Roman"/>
                <w:b/>
                <w:bCs/>
                <w:sz w:val="24"/>
                <w:szCs w:val="24"/>
              </w:rPr>
              <w:t>1832 (19.39)</w:t>
            </w:r>
          </w:p>
        </w:tc>
        <w:tc>
          <w:tcPr>
            <w:tcW w:w="0" w:type="auto"/>
          </w:tcPr>
          <w:p w14:paraId="2D8797BF" w14:textId="77777777" w:rsidR="000D11A1" w:rsidRPr="00406E3F" w:rsidRDefault="000D11A1" w:rsidP="000A65CD">
            <w:pPr>
              <w:spacing w:line="240" w:lineRule="auto"/>
              <w:rPr>
                <w:rFonts w:ascii="Times New Roman" w:eastAsia="Times New Roman" w:hAnsi="Times New Roman" w:cs="Times New Roman"/>
                <w:b/>
                <w:bCs/>
                <w:sz w:val="24"/>
                <w:szCs w:val="24"/>
              </w:rPr>
            </w:pPr>
            <w:r w:rsidRPr="00406E3F">
              <w:rPr>
                <w:rFonts w:ascii="Times New Roman" w:eastAsia="Times New Roman" w:hAnsi="Times New Roman" w:cs="Times New Roman"/>
                <w:b/>
                <w:bCs/>
                <w:sz w:val="24"/>
                <w:szCs w:val="24"/>
              </w:rPr>
              <w:t>7615 (80.61)</w:t>
            </w:r>
          </w:p>
        </w:tc>
        <w:tc>
          <w:tcPr>
            <w:tcW w:w="0" w:type="auto"/>
          </w:tcPr>
          <w:p w14:paraId="45D547B6" w14:textId="77777777" w:rsidR="000D11A1" w:rsidRPr="00406E3F" w:rsidRDefault="000D11A1" w:rsidP="000A65CD">
            <w:pPr>
              <w:spacing w:line="240" w:lineRule="auto"/>
              <w:rPr>
                <w:rFonts w:ascii="Times New Roman" w:hAnsi="Times New Roman" w:cs="Times New Roman"/>
                <w:b/>
                <w:bCs/>
                <w:color w:val="000000"/>
                <w:sz w:val="24"/>
                <w:szCs w:val="24"/>
              </w:rPr>
            </w:pPr>
            <w:r w:rsidRPr="00406E3F">
              <w:rPr>
                <w:rFonts w:ascii="Times New Roman" w:hAnsi="Times New Roman" w:cs="Times New Roman"/>
                <w:b/>
                <w:bCs/>
                <w:color w:val="000000"/>
                <w:sz w:val="24"/>
                <w:szCs w:val="24"/>
              </w:rPr>
              <w:t>9447 (100.00)</w:t>
            </w:r>
          </w:p>
        </w:tc>
        <w:tc>
          <w:tcPr>
            <w:tcW w:w="0" w:type="auto"/>
          </w:tcPr>
          <w:p w14:paraId="222CFC57" w14:textId="77777777" w:rsidR="000D11A1" w:rsidRPr="00406E3F" w:rsidRDefault="000D11A1" w:rsidP="000A65CD">
            <w:pPr>
              <w:spacing w:line="240" w:lineRule="auto"/>
              <w:rPr>
                <w:rFonts w:ascii="Times New Roman" w:eastAsia="Times New Roman" w:hAnsi="Times New Roman" w:cs="Times New Roman"/>
                <w:b/>
                <w:bCs/>
                <w:sz w:val="24"/>
                <w:szCs w:val="24"/>
              </w:rPr>
            </w:pPr>
          </w:p>
        </w:tc>
      </w:tr>
    </w:tbl>
    <w:p w14:paraId="5A2ADEDF" w14:textId="77777777" w:rsidR="000D11A1" w:rsidRDefault="000D11A1" w:rsidP="000A65CD">
      <w:pPr>
        <w:spacing w:after="0" w:line="240" w:lineRule="auto"/>
        <w:jc w:val="both"/>
        <w:rPr>
          <w:rFonts w:ascii="Times New Roman" w:eastAsia="Times New Roman" w:hAnsi="Times New Roman" w:cs="Times New Roman"/>
          <w:b/>
          <w:sz w:val="24"/>
          <w:szCs w:val="24"/>
        </w:rPr>
      </w:pPr>
    </w:p>
    <w:p w14:paraId="7076C934" w14:textId="77777777" w:rsidR="00DB50B6" w:rsidRPr="00406E3F" w:rsidRDefault="00DB50B6" w:rsidP="000A65CD">
      <w:pPr>
        <w:spacing w:after="0" w:line="240" w:lineRule="auto"/>
        <w:jc w:val="both"/>
        <w:rPr>
          <w:rFonts w:ascii="Times New Roman" w:eastAsia="Times New Roman" w:hAnsi="Times New Roman" w:cs="Times New Roman"/>
          <w:b/>
          <w:sz w:val="24"/>
          <w:szCs w:val="24"/>
        </w:rPr>
      </w:pPr>
    </w:p>
    <w:p w14:paraId="39B4E96E" w14:textId="59A2A0B4" w:rsidR="000D11A1" w:rsidRPr="00406E3F" w:rsidRDefault="000D11A1" w:rsidP="000A65CD">
      <w:pPr>
        <w:spacing w:after="0" w:line="240" w:lineRule="auto"/>
        <w:jc w:val="both"/>
        <w:rPr>
          <w:rFonts w:ascii="Times New Roman" w:eastAsia="Times New Roman" w:hAnsi="Times New Roman" w:cs="Times New Roman"/>
          <w:b/>
          <w:sz w:val="24"/>
          <w:szCs w:val="24"/>
        </w:rPr>
      </w:pPr>
      <w:r w:rsidRPr="00406E3F">
        <w:rPr>
          <w:rFonts w:ascii="Times New Roman" w:eastAsia="Times New Roman" w:hAnsi="Times New Roman" w:cs="Times New Roman"/>
          <w:b/>
          <w:sz w:val="24"/>
          <w:szCs w:val="24"/>
        </w:rPr>
        <w:t>Table 2</w:t>
      </w:r>
      <w:r w:rsidR="0072366A">
        <w:rPr>
          <w:rFonts w:ascii="Times New Roman" w:eastAsia="Times New Roman" w:hAnsi="Times New Roman" w:cs="Times New Roman"/>
          <w:b/>
          <w:sz w:val="24"/>
          <w:szCs w:val="24"/>
        </w:rPr>
        <w:t>:</w:t>
      </w:r>
      <w:r w:rsidRPr="00406E3F">
        <w:rPr>
          <w:rFonts w:ascii="Times New Roman" w:eastAsia="Times New Roman" w:hAnsi="Times New Roman" w:cs="Times New Roman"/>
          <w:b/>
          <w:sz w:val="24"/>
          <w:szCs w:val="24"/>
        </w:rPr>
        <w:t xml:space="preserve"> Factors associated with participation in Early Childhood Education programs, considering socio-economic and health variables</w:t>
      </w:r>
    </w:p>
    <w:tbl>
      <w:tblPr>
        <w:tblStyle w:val="2"/>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3729"/>
        <w:gridCol w:w="1914"/>
        <w:gridCol w:w="928"/>
        <w:gridCol w:w="2020"/>
        <w:gridCol w:w="999"/>
      </w:tblGrid>
      <w:tr w:rsidR="000D11A1" w:rsidRPr="00406E3F" w14:paraId="7011ED4D" w14:textId="77777777" w:rsidTr="004562C0">
        <w:trPr>
          <w:trHeight w:val="85"/>
        </w:trPr>
        <w:tc>
          <w:tcPr>
            <w:tcW w:w="1944" w:type="pct"/>
          </w:tcPr>
          <w:p w14:paraId="6C6BE152"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bookmarkStart w:id="49" w:name="_heading=h.30j0zll" w:colFirst="0" w:colLast="0"/>
            <w:bookmarkEnd w:id="49"/>
          </w:p>
        </w:tc>
        <w:tc>
          <w:tcPr>
            <w:tcW w:w="998" w:type="pct"/>
          </w:tcPr>
          <w:p w14:paraId="01B0081F"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b/>
                <w:bCs/>
                <w:sz w:val="24"/>
                <w:szCs w:val="24"/>
              </w:rPr>
              <w:t>COR (95% CI)</w:t>
            </w:r>
          </w:p>
        </w:tc>
        <w:tc>
          <w:tcPr>
            <w:tcW w:w="484" w:type="pct"/>
          </w:tcPr>
          <w:p w14:paraId="59342E27"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b/>
                <w:bCs/>
                <w:sz w:val="24"/>
                <w:szCs w:val="24"/>
              </w:rPr>
              <w:t>p-value</w:t>
            </w:r>
          </w:p>
        </w:tc>
        <w:tc>
          <w:tcPr>
            <w:tcW w:w="1053" w:type="pct"/>
          </w:tcPr>
          <w:p w14:paraId="41DB8468"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b/>
                <w:bCs/>
                <w:sz w:val="24"/>
                <w:szCs w:val="24"/>
              </w:rPr>
              <w:t xml:space="preserve"> AOR (95% CI)</w:t>
            </w:r>
          </w:p>
        </w:tc>
        <w:tc>
          <w:tcPr>
            <w:tcW w:w="521" w:type="pct"/>
          </w:tcPr>
          <w:p w14:paraId="1D736C64"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b/>
                <w:bCs/>
                <w:sz w:val="24"/>
                <w:szCs w:val="24"/>
              </w:rPr>
              <w:t>p-value</w:t>
            </w:r>
          </w:p>
        </w:tc>
      </w:tr>
      <w:tr w:rsidR="000D11A1" w:rsidRPr="00406E3F" w14:paraId="6CD3F6F2" w14:textId="77777777" w:rsidTr="004562C0">
        <w:trPr>
          <w:trHeight w:val="85"/>
        </w:trPr>
        <w:tc>
          <w:tcPr>
            <w:tcW w:w="1944" w:type="pct"/>
          </w:tcPr>
          <w:p w14:paraId="7AC98CEB" w14:textId="77777777" w:rsidR="000D11A1" w:rsidRPr="00406E3F" w:rsidRDefault="000D11A1" w:rsidP="000A65CD">
            <w:pPr>
              <w:spacing w:after="0" w:line="240" w:lineRule="auto"/>
              <w:rPr>
                <w:rFonts w:ascii="Times New Roman" w:eastAsia="Times New Roman" w:hAnsi="Times New Roman" w:cs="Times New Roman"/>
                <w:b/>
                <w:sz w:val="24"/>
                <w:szCs w:val="24"/>
              </w:rPr>
            </w:pPr>
            <w:r w:rsidRPr="00406E3F">
              <w:rPr>
                <w:rFonts w:ascii="Times New Roman" w:eastAsia="Times New Roman" w:hAnsi="Times New Roman" w:cs="Times New Roman"/>
                <w:b/>
                <w:sz w:val="24"/>
                <w:szCs w:val="24"/>
              </w:rPr>
              <w:t>Age of child</w:t>
            </w:r>
          </w:p>
          <w:p w14:paraId="21300D95"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b/>
                <w:sz w:val="24"/>
                <w:szCs w:val="24"/>
              </w:rPr>
              <w:t>(in months)</w:t>
            </w:r>
          </w:p>
        </w:tc>
        <w:tc>
          <w:tcPr>
            <w:tcW w:w="998" w:type="pct"/>
          </w:tcPr>
          <w:p w14:paraId="4B85CA7F"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484" w:type="pct"/>
          </w:tcPr>
          <w:p w14:paraId="66B63AE8"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1053" w:type="pct"/>
          </w:tcPr>
          <w:p w14:paraId="77FECF23"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521" w:type="pct"/>
          </w:tcPr>
          <w:p w14:paraId="055D7166"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r>
      <w:tr w:rsidR="000D11A1" w:rsidRPr="00406E3F" w14:paraId="3915FEF6" w14:textId="77777777" w:rsidTr="004562C0">
        <w:trPr>
          <w:trHeight w:val="85"/>
        </w:trPr>
        <w:tc>
          <w:tcPr>
            <w:tcW w:w="1944" w:type="pct"/>
          </w:tcPr>
          <w:p w14:paraId="1AB59827"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48-59</w:t>
            </w:r>
          </w:p>
        </w:tc>
        <w:tc>
          <w:tcPr>
            <w:tcW w:w="998" w:type="pct"/>
          </w:tcPr>
          <w:p w14:paraId="439ADBEC"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7.86 (6.78-9.12)</w:t>
            </w:r>
          </w:p>
        </w:tc>
        <w:tc>
          <w:tcPr>
            <w:tcW w:w="484" w:type="pct"/>
          </w:tcPr>
          <w:p w14:paraId="26F3B8B7"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&lt;0.001</w:t>
            </w:r>
          </w:p>
        </w:tc>
        <w:tc>
          <w:tcPr>
            <w:tcW w:w="1053" w:type="pct"/>
            <w:shd w:val="clear" w:color="auto" w:fill="auto"/>
          </w:tcPr>
          <w:p w14:paraId="6F01FEFF"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7.89 (6.69-9.31)</w:t>
            </w:r>
          </w:p>
        </w:tc>
        <w:tc>
          <w:tcPr>
            <w:tcW w:w="521" w:type="pct"/>
            <w:shd w:val="clear" w:color="auto" w:fill="auto"/>
          </w:tcPr>
          <w:p w14:paraId="3AA07785" w14:textId="77777777" w:rsidR="000D11A1" w:rsidRPr="00406E3F" w:rsidRDefault="000D11A1" w:rsidP="000A65CD">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&lt;0.001</w:t>
            </w:r>
          </w:p>
        </w:tc>
      </w:tr>
      <w:tr w:rsidR="000D11A1" w:rsidRPr="00406E3F" w14:paraId="38C7CE81" w14:textId="77777777" w:rsidTr="004562C0">
        <w:trPr>
          <w:trHeight w:val="85"/>
        </w:trPr>
        <w:tc>
          <w:tcPr>
            <w:tcW w:w="1944" w:type="pct"/>
          </w:tcPr>
          <w:p w14:paraId="1BE2EE73"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36-47</w:t>
            </w:r>
          </w:p>
        </w:tc>
        <w:tc>
          <w:tcPr>
            <w:tcW w:w="998" w:type="pct"/>
          </w:tcPr>
          <w:p w14:paraId="6BE26567"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Reference</w:t>
            </w:r>
          </w:p>
        </w:tc>
        <w:tc>
          <w:tcPr>
            <w:tcW w:w="484" w:type="pct"/>
          </w:tcPr>
          <w:p w14:paraId="67590006"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5C62DDB0"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Reference</w:t>
            </w:r>
          </w:p>
        </w:tc>
        <w:tc>
          <w:tcPr>
            <w:tcW w:w="521" w:type="pct"/>
            <w:shd w:val="clear" w:color="auto" w:fill="auto"/>
          </w:tcPr>
          <w:p w14:paraId="57DF9E46" w14:textId="77777777" w:rsidR="000D11A1" w:rsidRPr="00406E3F" w:rsidRDefault="000D11A1" w:rsidP="000A65CD">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tc>
      </w:tr>
      <w:tr w:rsidR="000D11A1" w:rsidRPr="00406E3F" w14:paraId="669A3782" w14:textId="77777777" w:rsidTr="004562C0">
        <w:trPr>
          <w:trHeight w:val="85"/>
        </w:trPr>
        <w:tc>
          <w:tcPr>
            <w:tcW w:w="1944" w:type="pct"/>
          </w:tcPr>
          <w:p w14:paraId="6449F3FE"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b/>
                <w:bCs/>
                <w:sz w:val="24"/>
                <w:szCs w:val="24"/>
              </w:rPr>
              <w:t>Childs’ sex</w:t>
            </w:r>
          </w:p>
        </w:tc>
        <w:tc>
          <w:tcPr>
            <w:tcW w:w="998" w:type="pct"/>
          </w:tcPr>
          <w:p w14:paraId="04223BE8"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p>
        </w:tc>
        <w:tc>
          <w:tcPr>
            <w:tcW w:w="484" w:type="pct"/>
          </w:tcPr>
          <w:p w14:paraId="3060E496"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p>
        </w:tc>
        <w:tc>
          <w:tcPr>
            <w:tcW w:w="1053" w:type="pct"/>
          </w:tcPr>
          <w:p w14:paraId="102E15E7"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p>
        </w:tc>
        <w:tc>
          <w:tcPr>
            <w:tcW w:w="521" w:type="pct"/>
          </w:tcPr>
          <w:p w14:paraId="530AF65D"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p>
        </w:tc>
      </w:tr>
      <w:tr w:rsidR="000D11A1" w:rsidRPr="00406E3F" w14:paraId="7462079D" w14:textId="77777777" w:rsidTr="004562C0">
        <w:trPr>
          <w:trHeight w:val="85"/>
        </w:trPr>
        <w:tc>
          <w:tcPr>
            <w:tcW w:w="1944" w:type="pct"/>
          </w:tcPr>
          <w:p w14:paraId="45505B61"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sz w:val="24"/>
                <w:szCs w:val="24"/>
              </w:rPr>
              <w:t>Male</w:t>
            </w:r>
          </w:p>
        </w:tc>
        <w:tc>
          <w:tcPr>
            <w:tcW w:w="998" w:type="pct"/>
          </w:tcPr>
          <w:p w14:paraId="36CE7A52"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sz w:val="24"/>
                <w:szCs w:val="24"/>
              </w:rPr>
              <w:t>1.06 (0.95-1.19)</w:t>
            </w:r>
          </w:p>
        </w:tc>
        <w:tc>
          <w:tcPr>
            <w:tcW w:w="484" w:type="pct"/>
          </w:tcPr>
          <w:p w14:paraId="2A376CB7"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sz w:val="24"/>
                <w:szCs w:val="24"/>
              </w:rPr>
              <w:t>0.296</w:t>
            </w:r>
          </w:p>
        </w:tc>
        <w:tc>
          <w:tcPr>
            <w:tcW w:w="1053" w:type="pct"/>
          </w:tcPr>
          <w:p w14:paraId="2B52628D"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b/>
                <w:bCs/>
                <w:sz w:val="24"/>
                <w:szCs w:val="24"/>
              </w:rPr>
              <w:t>-</w:t>
            </w:r>
          </w:p>
        </w:tc>
        <w:tc>
          <w:tcPr>
            <w:tcW w:w="521" w:type="pct"/>
          </w:tcPr>
          <w:p w14:paraId="129B8C4C"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b/>
                <w:bCs/>
                <w:sz w:val="24"/>
                <w:szCs w:val="24"/>
              </w:rPr>
              <w:t>-</w:t>
            </w:r>
          </w:p>
        </w:tc>
      </w:tr>
      <w:tr w:rsidR="000D11A1" w:rsidRPr="00406E3F" w14:paraId="30D59FEB" w14:textId="77777777" w:rsidTr="004562C0">
        <w:trPr>
          <w:trHeight w:val="85"/>
        </w:trPr>
        <w:tc>
          <w:tcPr>
            <w:tcW w:w="1944" w:type="pct"/>
          </w:tcPr>
          <w:p w14:paraId="6FCB013A"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sz w:val="24"/>
                <w:szCs w:val="24"/>
              </w:rPr>
              <w:t>Female</w:t>
            </w:r>
          </w:p>
        </w:tc>
        <w:tc>
          <w:tcPr>
            <w:tcW w:w="998" w:type="pct"/>
          </w:tcPr>
          <w:p w14:paraId="59FAFD30"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sz w:val="24"/>
                <w:szCs w:val="24"/>
              </w:rPr>
              <w:t>Reference</w:t>
            </w:r>
          </w:p>
        </w:tc>
        <w:tc>
          <w:tcPr>
            <w:tcW w:w="484" w:type="pct"/>
          </w:tcPr>
          <w:p w14:paraId="0CD002AB"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p>
        </w:tc>
        <w:tc>
          <w:tcPr>
            <w:tcW w:w="1053" w:type="pct"/>
          </w:tcPr>
          <w:p w14:paraId="230300A3"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b/>
                <w:bCs/>
                <w:sz w:val="24"/>
                <w:szCs w:val="24"/>
              </w:rPr>
              <w:t>-</w:t>
            </w:r>
          </w:p>
        </w:tc>
        <w:tc>
          <w:tcPr>
            <w:tcW w:w="521" w:type="pct"/>
          </w:tcPr>
          <w:p w14:paraId="453C2EA1"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p>
        </w:tc>
      </w:tr>
      <w:tr w:rsidR="000D11A1" w:rsidRPr="00406E3F" w14:paraId="50D91E9F" w14:textId="77777777" w:rsidTr="004562C0">
        <w:trPr>
          <w:trHeight w:val="85"/>
        </w:trPr>
        <w:tc>
          <w:tcPr>
            <w:tcW w:w="1944" w:type="pct"/>
          </w:tcPr>
          <w:p w14:paraId="0E64D483"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b/>
                <w:bCs/>
                <w:sz w:val="24"/>
                <w:szCs w:val="24"/>
              </w:rPr>
              <w:t>Place of residence</w:t>
            </w:r>
          </w:p>
        </w:tc>
        <w:tc>
          <w:tcPr>
            <w:tcW w:w="998" w:type="pct"/>
          </w:tcPr>
          <w:p w14:paraId="4D396CC5"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p>
        </w:tc>
        <w:tc>
          <w:tcPr>
            <w:tcW w:w="484" w:type="pct"/>
          </w:tcPr>
          <w:p w14:paraId="2F0EB0D6"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p>
        </w:tc>
        <w:tc>
          <w:tcPr>
            <w:tcW w:w="1053" w:type="pct"/>
          </w:tcPr>
          <w:p w14:paraId="61A2D177"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p>
        </w:tc>
        <w:tc>
          <w:tcPr>
            <w:tcW w:w="521" w:type="pct"/>
          </w:tcPr>
          <w:p w14:paraId="3E4AA643"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p>
        </w:tc>
      </w:tr>
      <w:tr w:rsidR="000D11A1" w:rsidRPr="00406E3F" w14:paraId="478C6680" w14:textId="77777777" w:rsidTr="004562C0">
        <w:trPr>
          <w:trHeight w:val="85"/>
        </w:trPr>
        <w:tc>
          <w:tcPr>
            <w:tcW w:w="1944" w:type="pct"/>
          </w:tcPr>
          <w:p w14:paraId="3478A223"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Urban</w:t>
            </w:r>
          </w:p>
        </w:tc>
        <w:tc>
          <w:tcPr>
            <w:tcW w:w="998" w:type="pct"/>
          </w:tcPr>
          <w:p w14:paraId="12F0F388"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1.38 (1.19-1.61)</w:t>
            </w:r>
          </w:p>
        </w:tc>
        <w:tc>
          <w:tcPr>
            <w:tcW w:w="484" w:type="pct"/>
          </w:tcPr>
          <w:p w14:paraId="40BB6194"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&lt;0.001</w:t>
            </w:r>
          </w:p>
        </w:tc>
        <w:tc>
          <w:tcPr>
            <w:tcW w:w="1053" w:type="pct"/>
            <w:shd w:val="clear" w:color="auto" w:fill="auto"/>
          </w:tcPr>
          <w:p w14:paraId="6F9B34F1"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1.12 (0.91-1.38)</w:t>
            </w:r>
          </w:p>
        </w:tc>
        <w:tc>
          <w:tcPr>
            <w:tcW w:w="521" w:type="pct"/>
            <w:shd w:val="clear" w:color="auto" w:fill="auto"/>
          </w:tcPr>
          <w:p w14:paraId="304AFB03"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0.270</w:t>
            </w:r>
          </w:p>
        </w:tc>
      </w:tr>
      <w:tr w:rsidR="000D11A1" w:rsidRPr="00406E3F" w14:paraId="5A002697" w14:textId="77777777" w:rsidTr="004562C0">
        <w:trPr>
          <w:trHeight w:val="85"/>
        </w:trPr>
        <w:tc>
          <w:tcPr>
            <w:tcW w:w="1944" w:type="pct"/>
          </w:tcPr>
          <w:p w14:paraId="7045101E"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lastRenderedPageBreak/>
              <w:t>Rural</w:t>
            </w:r>
          </w:p>
        </w:tc>
        <w:tc>
          <w:tcPr>
            <w:tcW w:w="998" w:type="pct"/>
          </w:tcPr>
          <w:p w14:paraId="24884403"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Reference</w:t>
            </w:r>
          </w:p>
        </w:tc>
        <w:tc>
          <w:tcPr>
            <w:tcW w:w="484" w:type="pct"/>
          </w:tcPr>
          <w:p w14:paraId="1AA5FD56"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6CF48257"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Reference</w:t>
            </w:r>
          </w:p>
        </w:tc>
        <w:tc>
          <w:tcPr>
            <w:tcW w:w="521" w:type="pct"/>
            <w:shd w:val="clear" w:color="auto" w:fill="auto"/>
          </w:tcPr>
          <w:p w14:paraId="7B3922FC"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r>
      <w:tr w:rsidR="000D11A1" w:rsidRPr="00406E3F" w14:paraId="06B8C522" w14:textId="77777777" w:rsidTr="004562C0">
        <w:trPr>
          <w:trHeight w:val="85"/>
        </w:trPr>
        <w:tc>
          <w:tcPr>
            <w:tcW w:w="1944" w:type="pct"/>
          </w:tcPr>
          <w:p w14:paraId="52D5513C"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b/>
                <w:bCs/>
                <w:sz w:val="24"/>
                <w:szCs w:val="24"/>
              </w:rPr>
              <w:t>Division</w:t>
            </w:r>
          </w:p>
        </w:tc>
        <w:tc>
          <w:tcPr>
            <w:tcW w:w="998" w:type="pct"/>
          </w:tcPr>
          <w:p w14:paraId="5C9A5797"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484" w:type="pct"/>
          </w:tcPr>
          <w:p w14:paraId="281F322B"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4FD46E31"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23942E16"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r>
      <w:tr w:rsidR="000D11A1" w:rsidRPr="00406E3F" w14:paraId="512FC1A7" w14:textId="77777777" w:rsidTr="004562C0">
        <w:trPr>
          <w:trHeight w:val="85"/>
        </w:trPr>
        <w:tc>
          <w:tcPr>
            <w:tcW w:w="1944" w:type="pct"/>
          </w:tcPr>
          <w:p w14:paraId="796F533C"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Chattogram</w:t>
            </w:r>
          </w:p>
        </w:tc>
        <w:tc>
          <w:tcPr>
            <w:tcW w:w="998" w:type="pct"/>
            <w:vAlign w:val="bottom"/>
          </w:tcPr>
          <w:p w14:paraId="3ED9133E"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1.10 (0.86-1.42)</w:t>
            </w:r>
          </w:p>
        </w:tc>
        <w:tc>
          <w:tcPr>
            <w:tcW w:w="484" w:type="pct"/>
            <w:vAlign w:val="bottom"/>
          </w:tcPr>
          <w:p w14:paraId="28C40179"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0.435</w:t>
            </w:r>
          </w:p>
        </w:tc>
        <w:tc>
          <w:tcPr>
            <w:tcW w:w="1053" w:type="pct"/>
            <w:shd w:val="clear" w:color="auto" w:fill="auto"/>
          </w:tcPr>
          <w:p w14:paraId="02795188"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1.07 (0.77-1.49)</w:t>
            </w:r>
          </w:p>
        </w:tc>
        <w:tc>
          <w:tcPr>
            <w:tcW w:w="521" w:type="pct"/>
            <w:shd w:val="clear" w:color="auto" w:fill="auto"/>
            <w:vAlign w:val="bottom"/>
          </w:tcPr>
          <w:p w14:paraId="03398854"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0.678</w:t>
            </w:r>
          </w:p>
        </w:tc>
      </w:tr>
      <w:tr w:rsidR="000D11A1" w:rsidRPr="00406E3F" w14:paraId="23DE5A0C" w14:textId="77777777" w:rsidTr="004562C0">
        <w:trPr>
          <w:trHeight w:val="85"/>
        </w:trPr>
        <w:tc>
          <w:tcPr>
            <w:tcW w:w="1944" w:type="pct"/>
          </w:tcPr>
          <w:p w14:paraId="30250AEA"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Dhaka</w:t>
            </w:r>
          </w:p>
        </w:tc>
        <w:tc>
          <w:tcPr>
            <w:tcW w:w="998" w:type="pct"/>
            <w:vAlign w:val="bottom"/>
          </w:tcPr>
          <w:p w14:paraId="182090BF"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1.25 (0.97-1.61)</w:t>
            </w:r>
          </w:p>
        </w:tc>
        <w:tc>
          <w:tcPr>
            <w:tcW w:w="484" w:type="pct"/>
            <w:vAlign w:val="bottom"/>
          </w:tcPr>
          <w:p w14:paraId="345DABC8"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0.084</w:t>
            </w:r>
          </w:p>
        </w:tc>
        <w:tc>
          <w:tcPr>
            <w:tcW w:w="1053" w:type="pct"/>
            <w:shd w:val="clear" w:color="auto" w:fill="auto"/>
          </w:tcPr>
          <w:p w14:paraId="0893DA92"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1.17 (0.84-1.62)</w:t>
            </w:r>
          </w:p>
        </w:tc>
        <w:tc>
          <w:tcPr>
            <w:tcW w:w="521" w:type="pct"/>
            <w:shd w:val="clear" w:color="auto" w:fill="auto"/>
            <w:vAlign w:val="bottom"/>
          </w:tcPr>
          <w:p w14:paraId="2B34CE62"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0.352</w:t>
            </w:r>
          </w:p>
        </w:tc>
      </w:tr>
      <w:tr w:rsidR="000D11A1" w:rsidRPr="00406E3F" w14:paraId="5DF51F29" w14:textId="77777777" w:rsidTr="004562C0">
        <w:trPr>
          <w:trHeight w:val="238"/>
        </w:trPr>
        <w:tc>
          <w:tcPr>
            <w:tcW w:w="1944" w:type="pct"/>
          </w:tcPr>
          <w:p w14:paraId="24314D09"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Khulna</w:t>
            </w:r>
          </w:p>
        </w:tc>
        <w:tc>
          <w:tcPr>
            <w:tcW w:w="998" w:type="pct"/>
            <w:vAlign w:val="bottom"/>
          </w:tcPr>
          <w:p w14:paraId="12652179"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1.13 (0.86-1.48)</w:t>
            </w:r>
          </w:p>
        </w:tc>
        <w:tc>
          <w:tcPr>
            <w:tcW w:w="484" w:type="pct"/>
            <w:vAlign w:val="bottom"/>
          </w:tcPr>
          <w:p w14:paraId="4CC1D235"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0.377</w:t>
            </w:r>
          </w:p>
        </w:tc>
        <w:tc>
          <w:tcPr>
            <w:tcW w:w="1053" w:type="pct"/>
            <w:shd w:val="clear" w:color="auto" w:fill="auto"/>
            <w:vAlign w:val="bottom"/>
          </w:tcPr>
          <w:p w14:paraId="42AA1E62"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1.00 (0.71-1.40)</w:t>
            </w:r>
          </w:p>
        </w:tc>
        <w:tc>
          <w:tcPr>
            <w:tcW w:w="521" w:type="pct"/>
            <w:shd w:val="clear" w:color="auto" w:fill="auto"/>
            <w:vAlign w:val="bottom"/>
          </w:tcPr>
          <w:p w14:paraId="135C7B5B"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0.990</w:t>
            </w:r>
          </w:p>
        </w:tc>
      </w:tr>
      <w:tr w:rsidR="000D11A1" w:rsidRPr="00406E3F" w14:paraId="67287751" w14:textId="77777777" w:rsidTr="004562C0">
        <w:trPr>
          <w:trHeight w:val="256"/>
        </w:trPr>
        <w:tc>
          <w:tcPr>
            <w:tcW w:w="1944" w:type="pct"/>
          </w:tcPr>
          <w:p w14:paraId="1FB93E37"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Mymensingh</w:t>
            </w:r>
          </w:p>
        </w:tc>
        <w:tc>
          <w:tcPr>
            <w:tcW w:w="998" w:type="pct"/>
            <w:vAlign w:val="bottom"/>
          </w:tcPr>
          <w:p w14:paraId="2094810D"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1.32 (0.97-1.81)</w:t>
            </w:r>
          </w:p>
        </w:tc>
        <w:tc>
          <w:tcPr>
            <w:tcW w:w="484" w:type="pct"/>
            <w:vAlign w:val="bottom"/>
          </w:tcPr>
          <w:p w14:paraId="7C27849E"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0.080</w:t>
            </w:r>
          </w:p>
        </w:tc>
        <w:tc>
          <w:tcPr>
            <w:tcW w:w="1053" w:type="pct"/>
            <w:shd w:val="clear" w:color="auto" w:fill="auto"/>
            <w:vAlign w:val="bottom"/>
          </w:tcPr>
          <w:p w14:paraId="1317AABF"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1.64 (1.11-2.43)</w:t>
            </w:r>
          </w:p>
        </w:tc>
        <w:tc>
          <w:tcPr>
            <w:tcW w:w="521" w:type="pct"/>
            <w:shd w:val="clear" w:color="auto" w:fill="auto"/>
            <w:vAlign w:val="bottom"/>
          </w:tcPr>
          <w:p w14:paraId="0DFE12EB"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0.012</w:t>
            </w:r>
          </w:p>
        </w:tc>
      </w:tr>
      <w:tr w:rsidR="000D11A1" w:rsidRPr="00406E3F" w14:paraId="1C208689" w14:textId="77777777" w:rsidTr="004562C0">
        <w:trPr>
          <w:trHeight w:val="238"/>
        </w:trPr>
        <w:tc>
          <w:tcPr>
            <w:tcW w:w="1944" w:type="pct"/>
          </w:tcPr>
          <w:p w14:paraId="1676563D"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roofErr w:type="spellStart"/>
            <w:r w:rsidRPr="00406E3F">
              <w:rPr>
                <w:rFonts w:ascii="Times New Roman" w:eastAsia="Times New Roman" w:hAnsi="Times New Roman" w:cs="Times New Roman"/>
                <w:sz w:val="24"/>
                <w:szCs w:val="24"/>
              </w:rPr>
              <w:t>Rajshahi</w:t>
            </w:r>
            <w:proofErr w:type="spellEnd"/>
          </w:p>
        </w:tc>
        <w:tc>
          <w:tcPr>
            <w:tcW w:w="998" w:type="pct"/>
            <w:vAlign w:val="bottom"/>
          </w:tcPr>
          <w:p w14:paraId="54D726A5"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0.93 (0.70-1.24)</w:t>
            </w:r>
          </w:p>
        </w:tc>
        <w:tc>
          <w:tcPr>
            <w:tcW w:w="484" w:type="pct"/>
            <w:vAlign w:val="bottom"/>
          </w:tcPr>
          <w:p w14:paraId="5CF26287"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0.623</w:t>
            </w:r>
          </w:p>
        </w:tc>
        <w:tc>
          <w:tcPr>
            <w:tcW w:w="1053" w:type="pct"/>
            <w:shd w:val="clear" w:color="auto" w:fill="auto"/>
            <w:vAlign w:val="bottom"/>
          </w:tcPr>
          <w:p w14:paraId="59BAC609"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0.83 (0.58-1.18)</w:t>
            </w:r>
          </w:p>
        </w:tc>
        <w:tc>
          <w:tcPr>
            <w:tcW w:w="521" w:type="pct"/>
            <w:shd w:val="clear" w:color="auto" w:fill="auto"/>
            <w:vAlign w:val="bottom"/>
          </w:tcPr>
          <w:p w14:paraId="6D4C1DCF"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0.298</w:t>
            </w:r>
          </w:p>
        </w:tc>
      </w:tr>
      <w:tr w:rsidR="000D11A1" w:rsidRPr="00406E3F" w14:paraId="71C7BFC9" w14:textId="77777777" w:rsidTr="004562C0">
        <w:trPr>
          <w:trHeight w:val="238"/>
        </w:trPr>
        <w:tc>
          <w:tcPr>
            <w:tcW w:w="1944" w:type="pct"/>
          </w:tcPr>
          <w:p w14:paraId="26D604D2"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Rangpur</w:t>
            </w:r>
          </w:p>
        </w:tc>
        <w:tc>
          <w:tcPr>
            <w:tcW w:w="998" w:type="pct"/>
            <w:vAlign w:val="bottom"/>
          </w:tcPr>
          <w:p w14:paraId="7B83B7F7"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0.98 (0.74-1.29)</w:t>
            </w:r>
          </w:p>
        </w:tc>
        <w:tc>
          <w:tcPr>
            <w:tcW w:w="484" w:type="pct"/>
            <w:vAlign w:val="bottom"/>
          </w:tcPr>
          <w:p w14:paraId="07356A1B"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0.874</w:t>
            </w:r>
          </w:p>
        </w:tc>
        <w:tc>
          <w:tcPr>
            <w:tcW w:w="1053" w:type="pct"/>
            <w:shd w:val="clear" w:color="auto" w:fill="auto"/>
            <w:vAlign w:val="bottom"/>
          </w:tcPr>
          <w:p w14:paraId="27344C87"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1.05 (0.73-1.51)</w:t>
            </w:r>
          </w:p>
        </w:tc>
        <w:tc>
          <w:tcPr>
            <w:tcW w:w="521" w:type="pct"/>
            <w:shd w:val="clear" w:color="auto" w:fill="auto"/>
            <w:vAlign w:val="bottom"/>
          </w:tcPr>
          <w:p w14:paraId="1C688BCC"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0.792</w:t>
            </w:r>
          </w:p>
        </w:tc>
      </w:tr>
      <w:tr w:rsidR="000D11A1" w:rsidRPr="00406E3F" w14:paraId="0A0EBFC0" w14:textId="77777777" w:rsidTr="004562C0">
        <w:trPr>
          <w:trHeight w:val="256"/>
        </w:trPr>
        <w:tc>
          <w:tcPr>
            <w:tcW w:w="1944" w:type="pct"/>
          </w:tcPr>
          <w:p w14:paraId="17158872"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Sylhet</w:t>
            </w:r>
          </w:p>
        </w:tc>
        <w:tc>
          <w:tcPr>
            <w:tcW w:w="998" w:type="pct"/>
            <w:vAlign w:val="bottom"/>
          </w:tcPr>
          <w:p w14:paraId="30202BCC"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0.82 (0.59-1.13)</w:t>
            </w:r>
          </w:p>
        </w:tc>
        <w:tc>
          <w:tcPr>
            <w:tcW w:w="484" w:type="pct"/>
            <w:vAlign w:val="bottom"/>
          </w:tcPr>
          <w:p w14:paraId="5D3CF54B"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0.223</w:t>
            </w:r>
          </w:p>
        </w:tc>
        <w:tc>
          <w:tcPr>
            <w:tcW w:w="1053" w:type="pct"/>
            <w:shd w:val="clear" w:color="auto" w:fill="auto"/>
            <w:vAlign w:val="bottom"/>
          </w:tcPr>
          <w:p w14:paraId="069B2354"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1.07 (0.71-1.61)</w:t>
            </w:r>
          </w:p>
        </w:tc>
        <w:tc>
          <w:tcPr>
            <w:tcW w:w="521" w:type="pct"/>
            <w:shd w:val="clear" w:color="auto" w:fill="auto"/>
            <w:vAlign w:val="bottom"/>
          </w:tcPr>
          <w:p w14:paraId="08A70245"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0.756</w:t>
            </w:r>
          </w:p>
        </w:tc>
      </w:tr>
      <w:tr w:rsidR="000D11A1" w:rsidRPr="00406E3F" w14:paraId="338EDA07" w14:textId="77777777" w:rsidTr="004562C0">
        <w:trPr>
          <w:trHeight w:val="256"/>
        </w:trPr>
        <w:tc>
          <w:tcPr>
            <w:tcW w:w="1944" w:type="pct"/>
          </w:tcPr>
          <w:p w14:paraId="72DEE271"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Barisal</w:t>
            </w:r>
          </w:p>
        </w:tc>
        <w:tc>
          <w:tcPr>
            <w:tcW w:w="998" w:type="pct"/>
          </w:tcPr>
          <w:p w14:paraId="6BA20401"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Reference</w:t>
            </w:r>
          </w:p>
        </w:tc>
        <w:tc>
          <w:tcPr>
            <w:tcW w:w="484" w:type="pct"/>
          </w:tcPr>
          <w:p w14:paraId="41809D6A"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7E23B981"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Reference</w:t>
            </w:r>
          </w:p>
        </w:tc>
        <w:tc>
          <w:tcPr>
            <w:tcW w:w="521" w:type="pct"/>
            <w:shd w:val="clear" w:color="auto" w:fill="auto"/>
          </w:tcPr>
          <w:p w14:paraId="3B908D70"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r>
      <w:tr w:rsidR="000D11A1" w:rsidRPr="00406E3F" w14:paraId="4AAB0536" w14:textId="77777777" w:rsidTr="004562C0">
        <w:trPr>
          <w:trHeight w:val="238"/>
        </w:trPr>
        <w:tc>
          <w:tcPr>
            <w:tcW w:w="1944" w:type="pct"/>
          </w:tcPr>
          <w:p w14:paraId="0A4F1E4E"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b/>
                <w:bCs/>
                <w:sz w:val="24"/>
                <w:szCs w:val="24"/>
              </w:rPr>
              <w:t>Mothers’ age</w:t>
            </w:r>
          </w:p>
        </w:tc>
        <w:tc>
          <w:tcPr>
            <w:tcW w:w="998" w:type="pct"/>
          </w:tcPr>
          <w:p w14:paraId="184A4F0F"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p>
        </w:tc>
        <w:tc>
          <w:tcPr>
            <w:tcW w:w="484" w:type="pct"/>
          </w:tcPr>
          <w:p w14:paraId="75C7B92E"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p>
        </w:tc>
        <w:tc>
          <w:tcPr>
            <w:tcW w:w="1053" w:type="pct"/>
          </w:tcPr>
          <w:p w14:paraId="0A180589"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p>
        </w:tc>
        <w:tc>
          <w:tcPr>
            <w:tcW w:w="521" w:type="pct"/>
          </w:tcPr>
          <w:p w14:paraId="56991AEE"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p>
        </w:tc>
      </w:tr>
      <w:tr w:rsidR="000D11A1" w:rsidRPr="00406E3F" w14:paraId="5DC60480" w14:textId="77777777" w:rsidTr="004562C0">
        <w:trPr>
          <w:trHeight w:val="238"/>
        </w:trPr>
        <w:tc>
          <w:tcPr>
            <w:tcW w:w="1944" w:type="pct"/>
          </w:tcPr>
          <w:p w14:paraId="1DF3BFE9"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sz w:val="24"/>
                <w:szCs w:val="24"/>
              </w:rPr>
              <w:t>15-19</w:t>
            </w:r>
          </w:p>
        </w:tc>
        <w:tc>
          <w:tcPr>
            <w:tcW w:w="998" w:type="pct"/>
          </w:tcPr>
          <w:p w14:paraId="2B161893"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sz w:val="24"/>
                <w:szCs w:val="24"/>
              </w:rPr>
              <w:t>1.25 (1.01-1.53)</w:t>
            </w:r>
          </w:p>
        </w:tc>
        <w:tc>
          <w:tcPr>
            <w:tcW w:w="484" w:type="pct"/>
          </w:tcPr>
          <w:p w14:paraId="09B98B75"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sz w:val="24"/>
                <w:szCs w:val="24"/>
              </w:rPr>
              <w:t>0.036</w:t>
            </w:r>
          </w:p>
        </w:tc>
        <w:tc>
          <w:tcPr>
            <w:tcW w:w="1053" w:type="pct"/>
            <w:vAlign w:val="bottom"/>
          </w:tcPr>
          <w:p w14:paraId="2E27C8FE"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sz w:val="24"/>
                <w:szCs w:val="24"/>
              </w:rPr>
              <w:t>1.24 (0.99-1.56)</w:t>
            </w:r>
          </w:p>
        </w:tc>
        <w:tc>
          <w:tcPr>
            <w:tcW w:w="521" w:type="pct"/>
            <w:vAlign w:val="bottom"/>
          </w:tcPr>
          <w:p w14:paraId="475688AC"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sz w:val="24"/>
                <w:szCs w:val="24"/>
              </w:rPr>
              <w:t>0.065</w:t>
            </w:r>
          </w:p>
        </w:tc>
      </w:tr>
      <w:tr w:rsidR="000D11A1" w:rsidRPr="00406E3F" w14:paraId="2CEA007A" w14:textId="77777777" w:rsidTr="004562C0">
        <w:trPr>
          <w:trHeight w:val="238"/>
        </w:trPr>
        <w:tc>
          <w:tcPr>
            <w:tcW w:w="1944" w:type="pct"/>
          </w:tcPr>
          <w:p w14:paraId="10A7906C"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sz w:val="24"/>
                <w:szCs w:val="24"/>
              </w:rPr>
              <w:t>20-34</w:t>
            </w:r>
          </w:p>
        </w:tc>
        <w:tc>
          <w:tcPr>
            <w:tcW w:w="998" w:type="pct"/>
          </w:tcPr>
          <w:p w14:paraId="075C449F"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sz w:val="24"/>
                <w:szCs w:val="24"/>
              </w:rPr>
              <w:t>1.17 (0.99-1.38)</w:t>
            </w:r>
          </w:p>
        </w:tc>
        <w:tc>
          <w:tcPr>
            <w:tcW w:w="484" w:type="pct"/>
          </w:tcPr>
          <w:p w14:paraId="79C142E0"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sz w:val="24"/>
                <w:szCs w:val="24"/>
              </w:rPr>
              <w:t>0.063</w:t>
            </w:r>
          </w:p>
        </w:tc>
        <w:tc>
          <w:tcPr>
            <w:tcW w:w="1053" w:type="pct"/>
            <w:vAlign w:val="bottom"/>
          </w:tcPr>
          <w:p w14:paraId="062F97A5"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sz w:val="24"/>
                <w:szCs w:val="24"/>
              </w:rPr>
              <w:t>1.21 (1.01-1.45)</w:t>
            </w:r>
          </w:p>
        </w:tc>
        <w:tc>
          <w:tcPr>
            <w:tcW w:w="521" w:type="pct"/>
            <w:vAlign w:val="bottom"/>
          </w:tcPr>
          <w:p w14:paraId="6AD9499D"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sz w:val="24"/>
                <w:szCs w:val="24"/>
              </w:rPr>
              <w:t>0.045</w:t>
            </w:r>
          </w:p>
        </w:tc>
      </w:tr>
      <w:tr w:rsidR="000D11A1" w:rsidRPr="00406E3F" w14:paraId="456377C4" w14:textId="77777777" w:rsidTr="004562C0">
        <w:trPr>
          <w:trHeight w:val="238"/>
        </w:trPr>
        <w:tc>
          <w:tcPr>
            <w:tcW w:w="1944" w:type="pct"/>
          </w:tcPr>
          <w:p w14:paraId="2821064A"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sz w:val="24"/>
                <w:szCs w:val="24"/>
              </w:rPr>
              <w:t>35+</w:t>
            </w:r>
          </w:p>
        </w:tc>
        <w:tc>
          <w:tcPr>
            <w:tcW w:w="998" w:type="pct"/>
          </w:tcPr>
          <w:p w14:paraId="15FB00AE"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sz w:val="24"/>
                <w:szCs w:val="24"/>
              </w:rPr>
              <w:t>Reference</w:t>
            </w:r>
          </w:p>
        </w:tc>
        <w:tc>
          <w:tcPr>
            <w:tcW w:w="484" w:type="pct"/>
          </w:tcPr>
          <w:p w14:paraId="5955C4BD"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p>
        </w:tc>
        <w:tc>
          <w:tcPr>
            <w:tcW w:w="1053" w:type="pct"/>
            <w:vAlign w:val="bottom"/>
          </w:tcPr>
          <w:p w14:paraId="4A6962F9"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sz w:val="24"/>
                <w:szCs w:val="24"/>
              </w:rPr>
              <w:t>Reference</w:t>
            </w:r>
          </w:p>
        </w:tc>
        <w:tc>
          <w:tcPr>
            <w:tcW w:w="521" w:type="pct"/>
            <w:vAlign w:val="bottom"/>
          </w:tcPr>
          <w:p w14:paraId="4806BBE7"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p>
        </w:tc>
      </w:tr>
      <w:tr w:rsidR="000D11A1" w:rsidRPr="00406E3F" w14:paraId="427C7E25" w14:textId="77777777" w:rsidTr="004562C0">
        <w:trPr>
          <w:trHeight w:val="238"/>
        </w:trPr>
        <w:tc>
          <w:tcPr>
            <w:tcW w:w="1944" w:type="pct"/>
          </w:tcPr>
          <w:p w14:paraId="13F674CB"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b/>
                <w:bCs/>
                <w:sz w:val="24"/>
                <w:szCs w:val="24"/>
              </w:rPr>
              <w:t>Mothers’ education</w:t>
            </w:r>
          </w:p>
        </w:tc>
        <w:tc>
          <w:tcPr>
            <w:tcW w:w="998" w:type="pct"/>
          </w:tcPr>
          <w:p w14:paraId="70EB5A5F"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p>
        </w:tc>
        <w:tc>
          <w:tcPr>
            <w:tcW w:w="484" w:type="pct"/>
          </w:tcPr>
          <w:p w14:paraId="0FF6EB6C"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p>
        </w:tc>
        <w:tc>
          <w:tcPr>
            <w:tcW w:w="1053" w:type="pct"/>
          </w:tcPr>
          <w:p w14:paraId="0EB239EC"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p>
        </w:tc>
        <w:tc>
          <w:tcPr>
            <w:tcW w:w="521" w:type="pct"/>
          </w:tcPr>
          <w:p w14:paraId="6664C23D"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p>
        </w:tc>
      </w:tr>
      <w:tr w:rsidR="000D11A1" w:rsidRPr="00406E3F" w14:paraId="10204CEA" w14:textId="77777777" w:rsidTr="004562C0">
        <w:trPr>
          <w:trHeight w:val="85"/>
        </w:trPr>
        <w:tc>
          <w:tcPr>
            <w:tcW w:w="1944" w:type="pct"/>
          </w:tcPr>
          <w:p w14:paraId="3D001F11"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Secondary complete or higher</w:t>
            </w:r>
          </w:p>
        </w:tc>
        <w:tc>
          <w:tcPr>
            <w:tcW w:w="998" w:type="pct"/>
            <w:vAlign w:val="bottom"/>
          </w:tcPr>
          <w:p w14:paraId="48B4AFE8"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2.52 (1.99-3.18)</w:t>
            </w:r>
          </w:p>
        </w:tc>
        <w:tc>
          <w:tcPr>
            <w:tcW w:w="484" w:type="pct"/>
          </w:tcPr>
          <w:p w14:paraId="56CD443A"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&lt;0.001</w:t>
            </w:r>
          </w:p>
        </w:tc>
        <w:tc>
          <w:tcPr>
            <w:tcW w:w="1053" w:type="pct"/>
            <w:shd w:val="clear" w:color="auto" w:fill="auto"/>
            <w:vAlign w:val="bottom"/>
          </w:tcPr>
          <w:p w14:paraId="1BBF42F5"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2.29 (1.69-3.11)</w:t>
            </w:r>
          </w:p>
        </w:tc>
        <w:tc>
          <w:tcPr>
            <w:tcW w:w="521" w:type="pct"/>
            <w:shd w:val="clear" w:color="auto" w:fill="auto"/>
            <w:vAlign w:val="bottom"/>
          </w:tcPr>
          <w:p w14:paraId="13787B56"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&lt;0.001</w:t>
            </w:r>
          </w:p>
        </w:tc>
      </w:tr>
      <w:tr w:rsidR="000D11A1" w:rsidRPr="00406E3F" w14:paraId="77FF660A" w14:textId="77777777" w:rsidTr="004562C0">
        <w:trPr>
          <w:trHeight w:val="85"/>
        </w:trPr>
        <w:tc>
          <w:tcPr>
            <w:tcW w:w="1944" w:type="pct"/>
          </w:tcPr>
          <w:p w14:paraId="4233691A"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Secondary incomplete</w:t>
            </w:r>
          </w:p>
        </w:tc>
        <w:tc>
          <w:tcPr>
            <w:tcW w:w="998" w:type="pct"/>
            <w:vAlign w:val="bottom"/>
          </w:tcPr>
          <w:p w14:paraId="4953D7D9"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1.72 (1.41-2.11)</w:t>
            </w:r>
          </w:p>
        </w:tc>
        <w:tc>
          <w:tcPr>
            <w:tcW w:w="484" w:type="pct"/>
          </w:tcPr>
          <w:p w14:paraId="308C6BA9"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&lt;0.001</w:t>
            </w:r>
          </w:p>
        </w:tc>
        <w:tc>
          <w:tcPr>
            <w:tcW w:w="1053" w:type="pct"/>
            <w:shd w:val="clear" w:color="auto" w:fill="auto"/>
            <w:vAlign w:val="bottom"/>
          </w:tcPr>
          <w:p w14:paraId="160B0558"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1.68 (1.30-2.18)</w:t>
            </w:r>
          </w:p>
        </w:tc>
        <w:tc>
          <w:tcPr>
            <w:tcW w:w="521" w:type="pct"/>
            <w:shd w:val="clear" w:color="auto" w:fill="auto"/>
            <w:vAlign w:val="bottom"/>
          </w:tcPr>
          <w:p w14:paraId="3FD8B75E"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&lt;0.001</w:t>
            </w:r>
          </w:p>
        </w:tc>
      </w:tr>
      <w:tr w:rsidR="000D11A1" w:rsidRPr="00406E3F" w14:paraId="3D56548A" w14:textId="77777777" w:rsidTr="004562C0">
        <w:trPr>
          <w:trHeight w:val="85"/>
        </w:trPr>
        <w:tc>
          <w:tcPr>
            <w:tcW w:w="1944" w:type="pct"/>
          </w:tcPr>
          <w:p w14:paraId="1BFA861F"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Primary complete</w:t>
            </w:r>
          </w:p>
        </w:tc>
        <w:tc>
          <w:tcPr>
            <w:tcW w:w="998" w:type="pct"/>
            <w:vAlign w:val="bottom"/>
          </w:tcPr>
          <w:p w14:paraId="74F809BB"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1.30 (1.05-1.62)</w:t>
            </w:r>
          </w:p>
        </w:tc>
        <w:tc>
          <w:tcPr>
            <w:tcW w:w="484" w:type="pct"/>
          </w:tcPr>
          <w:p w14:paraId="6A9A4D28"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0.017</w:t>
            </w:r>
          </w:p>
        </w:tc>
        <w:tc>
          <w:tcPr>
            <w:tcW w:w="1053" w:type="pct"/>
            <w:shd w:val="clear" w:color="auto" w:fill="auto"/>
            <w:vAlign w:val="bottom"/>
          </w:tcPr>
          <w:p w14:paraId="3C8EEC0C"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1.46 (1.13-1.90)</w:t>
            </w:r>
          </w:p>
        </w:tc>
        <w:tc>
          <w:tcPr>
            <w:tcW w:w="521" w:type="pct"/>
            <w:shd w:val="clear" w:color="auto" w:fill="auto"/>
            <w:vAlign w:val="bottom"/>
          </w:tcPr>
          <w:p w14:paraId="52024D25"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0.004</w:t>
            </w:r>
          </w:p>
        </w:tc>
      </w:tr>
      <w:tr w:rsidR="000D11A1" w:rsidRPr="00406E3F" w14:paraId="342DA17F" w14:textId="77777777" w:rsidTr="004562C0">
        <w:trPr>
          <w:trHeight w:val="85"/>
        </w:trPr>
        <w:tc>
          <w:tcPr>
            <w:tcW w:w="1944" w:type="pct"/>
          </w:tcPr>
          <w:p w14:paraId="33F612A4"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Primary incomplete</w:t>
            </w:r>
          </w:p>
        </w:tc>
        <w:tc>
          <w:tcPr>
            <w:tcW w:w="998" w:type="pct"/>
          </w:tcPr>
          <w:p w14:paraId="0235F59F"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Reference</w:t>
            </w:r>
          </w:p>
        </w:tc>
        <w:tc>
          <w:tcPr>
            <w:tcW w:w="484" w:type="pct"/>
          </w:tcPr>
          <w:p w14:paraId="6B1C98A5"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4318E183"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Reference</w:t>
            </w:r>
          </w:p>
        </w:tc>
        <w:tc>
          <w:tcPr>
            <w:tcW w:w="521" w:type="pct"/>
            <w:shd w:val="clear" w:color="auto" w:fill="auto"/>
          </w:tcPr>
          <w:p w14:paraId="2C903AD4"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r>
      <w:tr w:rsidR="000D11A1" w:rsidRPr="00406E3F" w14:paraId="286DA7BB" w14:textId="77777777" w:rsidTr="004562C0">
        <w:trPr>
          <w:trHeight w:val="85"/>
        </w:trPr>
        <w:tc>
          <w:tcPr>
            <w:tcW w:w="1944" w:type="pct"/>
          </w:tcPr>
          <w:p w14:paraId="55994DBE"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b/>
                <w:bCs/>
                <w:sz w:val="24"/>
                <w:szCs w:val="24"/>
              </w:rPr>
              <w:t>Wealth index</w:t>
            </w:r>
          </w:p>
        </w:tc>
        <w:tc>
          <w:tcPr>
            <w:tcW w:w="998" w:type="pct"/>
          </w:tcPr>
          <w:p w14:paraId="75484C3C"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484" w:type="pct"/>
          </w:tcPr>
          <w:p w14:paraId="71A18E4F"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5DDD57EC"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0F82CFE1"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r>
      <w:tr w:rsidR="000D11A1" w:rsidRPr="00406E3F" w14:paraId="44F27F3C" w14:textId="77777777" w:rsidTr="004562C0">
        <w:trPr>
          <w:trHeight w:val="85"/>
        </w:trPr>
        <w:tc>
          <w:tcPr>
            <w:tcW w:w="1944" w:type="pct"/>
          </w:tcPr>
          <w:p w14:paraId="11C8853B"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Richest</w:t>
            </w:r>
          </w:p>
        </w:tc>
        <w:tc>
          <w:tcPr>
            <w:tcW w:w="998" w:type="pct"/>
          </w:tcPr>
          <w:p w14:paraId="54ABE92C"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2.01 (1.66-2.42)</w:t>
            </w:r>
          </w:p>
        </w:tc>
        <w:tc>
          <w:tcPr>
            <w:tcW w:w="484" w:type="pct"/>
          </w:tcPr>
          <w:p w14:paraId="621D146D"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&lt;0.001</w:t>
            </w:r>
          </w:p>
        </w:tc>
        <w:tc>
          <w:tcPr>
            <w:tcW w:w="1053" w:type="pct"/>
            <w:shd w:val="clear" w:color="auto" w:fill="auto"/>
            <w:vAlign w:val="bottom"/>
          </w:tcPr>
          <w:p w14:paraId="10A57277"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1.23 (0.93-1.62)</w:t>
            </w:r>
          </w:p>
        </w:tc>
        <w:tc>
          <w:tcPr>
            <w:tcW w:w="521" w:type="pct"/>
            <w:shd w:val="clear" w:color="auto" w:fill="auto"/>
            <w:vAlign w:val="bottom"/>
          </w:tcPr>
          <w:p w14:paraId="3625030B"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0.148</w:t>
            </w:r>
          </w:p>
        </w:tc>
      </w:tr>
      <w:tr w:rsidR="000D11A1" w:rsidRPr="00406E3F" w14:paraId="74B740E0" w14:textId="77777777" w:rsidTr="004562C0">
        <w:trPr>
          <w:trHeight w:val="85"/>
        </w:trPr>
        <w:tc>
          <w:tcPr>
            <w:tcW w:w="1944" w:type="pct"/>
          </w:tcPr>
          <w:p w14:paraId="2607EA27"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Rich</w:t>
            </w:r>
          </w:p>
        </w:tc>
        <w:tc>
          <w:tcPr>
            <w:tcW w:w="998" w:type="pct"/>
          </w:tcPr>
          <w:p w14:paraId="18AEAD57"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1.38 (1.14-1.68)</w:t>
            </w:r>
          </w:p>
        </w:tc>
        <w:tc>
          <w:tcPr>
            <w:tcW w:w="484" w:type="pct"/>
          </w:tcPr>
          <w:p w14:paraId="003CADEA"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0.001</w:t>
            </w:r>
          </w:p>
        </w:tc>
        <w:tc>
          <w:tcPr>
            <w:tcW w:w="1053" w:type="pct"/>
            <w:shd w:val="clear" w:color="auto" w:fill="auto"/>
            <w:vAlign w:val="bottom"/>
          </w:tcPr>
          <w:p w14:paraId="32E88C2D"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1.11 (0.78-1.26)</w:t>
            </w:r>
          </w:p>
        </w:tc>
        <w:tc>
          <w:tcPr>
            <w:tcW w:w="521" w:type="pct"/>
            <w:shd w:val="clear" w:color="auto" w:fill="auto"/>
            <w:vAlign w:val="bottom"/>
          </w:tcPr>
          <w:p w14:paraId="1E566D99"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0.949</w:t>
            </w:r>
          </w:p>
        </w:tc>
      </w:tr>
      <w:tr w:rsidR="000D11A1" w:rsidRPr="00406E3F" w14:paraId="55B2E901" w14:textId="77777777" w:rsidTr="004562C0">
        <w:trPr>
          <w:trHeight w:val="85"/>
        </w:trPr>
        <w:tc>
          <w:tcPr>
            <w:tcW w:w="1944" w:type="pct"/>
          </w:tcPr>
          <w:p w14:paraId="3540B75A"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Middle</w:t>
            </w:r>
          </w:p>
        </w:tc>
        <w:tc>
          <w:tcPr>
            <w:tcW w:w="998" w:type="pct"/>
          </w:tcPr>
          <w:p w14:paraId="0EC6D9C8"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1.29 (1.08-1.56)</w:t>
            </w:r>
          </w:p>
        </w:tc>
        <w:tc>
          <w:tcPr>
            <w:tcW w:w="484" w:type="pct"/>
          </w:tcPr>
          <w:p w14:paraId="7D9D7836"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0.006</w:t>
            </w:r>
          </w:p>
        </w:tc>
        <w:tc>
          <w:tcPr>
            <w:tcW w:w="1053" w:type="pct"/>
            <w:shd w:val="clear" w:color="auto" w:fill="auto"/>
            <w:vAlign w:val="bottom"/>
          </w:tcPr>
          <w:p w14:paraId="1D19B66A"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1.08 (0.85-1.36)</w:t>
            </w:r>
          </w:p>
        </w:tc>
        <w:tc>
          <w:tcPr>
            <w:tcW w:w="521" w:type="pct"/>
            <w:shd w:val="clear" w:color="auto" w:fill="auto"/>
            <w:vAlign w:val="bottom"/>
          </w:tcPr>
          <w:p w14:paraId="7E77D1A7"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0.534</w:t>
            </w:r>
          </w:p>
        </w:tc>
      </w:tr>
      <w:tr w:rsidR="000D11A1" w:rsidRPr="00406E3F" w14:paraId="3158B871" w14:textId="77777777" w:rsidTr="004562C0">
        <w:trPr>
          <w:trHeight w:val="85"/>
        </w:trPr>
        <w:tc>
          <w:tcPr>
            <w:tcW w:w="1944" w:type="pct"/>
          </w:tcPr>
          <w:p w14:paraId="4BA1B696"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Poor</w:t>
            </w:r>
          </w:p>
        </w:tc>
        <w:tc>
          <w:tcPr>
            <w:tcW w:w="998" w:type="pct"/>
          </w:tcPr>
          <w:p w14:paraId="15E66F90"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1.06 (0.88-1.29)</w:t>
            </w:r>
          </w:p>
        </w:tc>
        <w:tc>
          <w:tcPr>
            <w:tcW w:w="484" w:type="pct"/>
          </w:tcPr>
          <w:p w14:paraId="44529D56"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0.546</w:t>
            </w:r>
          </w:p>
        </w:tc>
        <w:tc>
          <w:tcPr>
            <w:tcW w:w="1053" w:type="pct"/>
            <w:shd w:val="clear" w:color="auto" w:fill="auto"/>
            <w:vAlign w:val="bottom"/>
          </w:tcPr>
          <w:p w14:paraId="306AC4A9"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1.01 (0.77-1.21)</w:t>
            </w:r>
          </w:p>
        </w:tc>
        <w:tc>
          <w:tcPr>
            <w:tcW w:w="521" w:type="pct"/>
            <w:shd w:val="clear" w:color="auto" w:fill="auto"/>
            <w:vAlign w:val="bottom"/>
          </w:tcPr>
          <w:p w14:paraId="0B0747C3"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0.740</w:t>
            </w:r>
          </w:p>
        </w:tc>
      </w:tr>
      <w:tr w:rsidR="000D11A1" w:rsidRPr="00406E3F" w14:paraId="11BB017A" w14:textId="77777777" w:rsidTr="004562C0">
        <w:trPr>
          <w:trHeight w:val="85"/>
        </w:trPr>
        <w:tc>
          <w:tcPr>
            <w:tcW w:w="1944" w:type="pct"/>
          </w:tcPr>
          <w:p w14:paraId="33A88E29"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Poorest</w:t>
            </w:r>
          </w:p>
        </w:tc>
        <w:tc>
          <w:tcPr>
            <w:tcW w:w="998" w:type="pct"/>
          </w:tcPr>
          <w:p w14:paraId="64627CD4"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Reference</w:t>
            </w:r>
          </w:p>
        </w:tc>
        <w:tc>
          <w:tcPr>
            <w:tcW w:w="484" w:type="pct"/>
          </w:tcPr>
          <w:p w14:paraId="315BCB3A"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29902D5D"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Reference</w:t>
            </w:r>
          </w:p>
        </w:tc>
        <w:tc>
          <w:tcPr>
            <w:tcW w:w="521" w:type="pct"/>
            <w:shd w:val="clear" w:color="auto" w:fill="auto"/>
          </w:tcPr>
          <w:p w14:paraId="1B291298"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r>
      <w:tr w:rsidR="000D11A1" w:rsidRPr="00406E3F" w14:paraId="76E4D6FC" w14:textId="77777777" w:rsidTr="004562C0">
        <w:trPr>
          <w:trHeight w:val="256"/>
        </w:trPr>
        <w:tc>
          <w:tcPr>
            <w:tcW w:w="1944" w:type="pct"/>
          </w:tcPr>
          <w:p w14:paraId="4E3457E5"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b/>
                <w:bCs/>
                <w:sz w:val="24"/>
                <w:szCs w:val="24"/>
              </w:rPr>
              <w:t>Religion</w:t>
            </w:r>
          </w:p>
        </w:tc>
        <w:tc>
          <w:tcPr>
            <w:tcW w:w="998" w:type="pct"/>
          </w:tcPr>
          <w:p w14:paraId="491CDD55"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484" w:type="pct"/>
          </w:tcPr>
          <w:p w14:paraId="7363EA5B"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5B229526"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58C0C8D1"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r>
      <w:tr w:rsidR="000D11A1" w:rsidRPr="00406E3F" w14:paraId="1C2C1466" w14:textId="77777777" w:rsidTr="004562C0">
        <w:trPr>
          <w:trHeight w:val="256"/>
        </w:trPr>
        <w:tc>
          <w:tcPr>
            <w:tcW w:w="1944" w:type="pct"/>
          </w:tcPr>
          <w:p w14:paraId="44187250"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sz w:val="24"/>
                <w:szCs w:val="24"/>
              </w:rPr>
              <w:t>Islam</w:t>
            </w:r>
          </w:p>
        </w:tc>
        <w:tc>
          <w:tcPr>
            <w:tcW w:w="998" w:type="pct"/>
          </w:tcPr>
          <w:p w14:paraId="78E64F22"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0.95 (0.80-1.14)</w:t>
            </w:r>
          </w:p>
        </w:tc>
        <w:tc>
          <w:tcPr>
            <w:tcW w:w="484" w:type="pct"/>
          </w:tcPr>
          <w:p w14:paraId="3676D705"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0.600</w:t>
            </w:r>
          </w:p>
        </w:tc>
        <w:tc>
          <w:tcPr>
            <w:tcW w:w="1053" w:type="pct"/>
            <w:shd w:val="clear" w:color="auto" w:fill="auto"/>
          </w:tcPr>
          <w:p w14:paraId="0823A47A"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w:t>
            </w:r>
          </w:p>
        </w:tc>
        <w:tc>
          <w:tcPr>
            <w:tcW w:w="521" w:type="pct"/>
            <w:shd w:val="clear" w:color="auto" w:fill="auto"/>
          </w:tcPr>
          <w:p w14:paraId="5A697EA3"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w:t>
            </w:r>
          </w:p>
        </w:tc>
      </w:tr>
      <w:tr w:rsidR="000D11A1" w:rsidRPr="00406E3F" w14:paraId="44F61D9F" w14:textId="77777777" w:rsidTr="004562C0">
        <w:trPr>
          <w:trHeight w:val="256"/>
        </w:trPr>
        <w:tc>
          <w:tcPr>
            <w:tcW w:w="1944" w:type="pct"/>
          </w:tcPr>
          <w:p w14:paraId="62175715"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sz w:val="24"/>
                <w:szCs w:val="24"/>
              </w:rPr>
              <w:t>Other</w:t>
            </w:r>
          </w:p>
        </w:tc>
        <w:tc>
          <w:tcPr>
            <w:tcW w:w="998" w:type="pct"/>
          </w:tcPr>
          <w:p w14:paraId="3474AC27"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Reference</w:t>
            </w:r>
          </w:p>
        </w:tc>
        <w:tc>
          <w:tcPr>
            <w:tcW w:w="484" w:type="pct"/>
          </w:tcPr>
          <w:p w14:paraId="7AFD20BE"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5BDE0B4A"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w:t>
            </w:r>
          </w:p>
        </w:tc>
        <w:tc>
          <w:tcPr>
            <w:tcW w:w="521" w:type="pct"/>
            <w:shd w:val="clear" w:color="auto" w:fill="auto"/>
          </w:tcPr>
          <w:p w14:paraId="7063EFDE"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r>
      <w:tr w:rsidR="000D11A1" w:rsidRPr="00406E3F" w14:paraId="7CBC486D" w14:textId="77777777" w:rsidTr="004562C0">
        <w:trPr>
          <w:trHeight w:val="256"/>
        </w:trPr>
        <w:tc>
          <w:tcPr>
            <w:tcW w:w="1944" w:type="pct"/>
          </w:tcPr>
          <w:p w14:paraId="30DB2DE9"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b/>
                <w:bCs/>
                <w:sz w:val="24"/>
                <w:szCs w:val="24"/>
              </w:rPr>
              <w:t>Household head sex</w:t>
            </w:r>
          </w:p>
        </w:tc>
        <w:tc>
          <w:tcPr>
            <w:tcW w:w="998" w:type="pct"/>
          </w:tcPr>
          <w:p w14:paraId="637D129E"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484" w:type="pct"/>
          </w:tcPr>
          <w:p w14:paraId="50402278"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47774516"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45A2419F"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r>
      <w:tr w:rsidR="000D11A1" w:rsidRPr="00406E3F" w14:paraId="661C8452" w14:textId="77777777" w:rsidTr="004562C0">
        <w:trPr>
          <w:trHeight w:val="256"/>
        </w:trPr>
        <w:tc>
          <w:tcPr>
            <w:tcW w:w="1944" w:type="pct"/>
          </w:tcPr>
          <w:p w14:paraId="5E336B5E"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sz w:val="24"/>
                <w:szCs w:val="24"/>
              </w:rPr>
              <w:t>Male</w:t>
            </w:r>
          </w:p>
        </w:tc>
        <w:tc>
          <w:tcPr>
            <w:tcW w:w="998" w:type="pct"/>
          </w:tcPr>
          <w:p w14:paraId="75AAD308"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0.99 (0.84-1.19)</w:t>
            </w:r>
          </w:p>
        </w:tc>
        <w:tc>
          <w:tcPr>
            <w:tcW w:w="484" w:type="pct"/>
          </w:tcPr>
          <w:p w14:paraId="356ECA99"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0.996</w:t>
            </w:r>
          </w:p>
        </w:tc>
        <w:tc>
          <w:tcPr>
            <w:tcW w:w="1053" w:type="pct"/>
            <w:shd w:val="clear" w:color="auto" w:fill="auto"/>
          </w:tcPr>
          <w:p w14:paraId="765F309C"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w:t>
            </w:r>
          </w:p>
        </w:tc>
        <w:tc>
          <w:tcPr>
            <w:tcW w:w="521" w:type="pct"/>
            <w:shd w:val="clear" w:color="auto" w:fill="auto"/>
          </w:tcPr>
          <w:p w14:paraId="3CD8D97E"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w:t>
            </w:r>
          </w:p>
        </w:tc>
      </w:tr>
      <w:tr w:rsidR="000D11A1" w:rsidRPr="00406E3F" w14:paraId="41AEEE73" w14:textId="77777777" w:rsidTr="004562C0">
        <w:trPr>
          <w:trHeight w:val="70"/>
        </w:trPr>
        <w:tc>
          <w:tcPr>
            <w:tcW w:w="1944" w:type="pct"/>
          </w:tcPr>
          <w:p w14:paraId="6F0D3DEA"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sz w:val="24"/>
                <w:szCs w:val="24"/>
              </w:rPr>
              <w:t>Female</w:t>
            </w:r>
          </w:p>
        </w:tc>
        <w:tc>
          <w:tcPr>
            <w:tcW w:w="998" w:type="pct"/>
          </w:tcPr>
          <w:p w14:paraId="6A0D2B13"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Reference</w:t>
            </w:r>
          </w:p>
        </w:tc>
        <w:tc>
          <w:tcPr>
            <w:tcW w:w="484" w:type="pct"/>
          </w:tcPr>
          <w:p w14:paraId="163A557E"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56EE713A"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w:t>
            </w:r>
          </w:p>
        </w:tc>
        <w:tc>
          <w:tcPr>
            <w:tcW w:w="521" w:type="pct"/>
            <w:shd w:val="clear" w:color="auto" w:fill="auto"/>
          </w:tcPr>
          <w:p w14:paraId="147AAF97"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r>
      <w:tr w:rsidR="000D11A1" w:rsidRPr="00406E3F" w14:paraId="49B8FE38" w14:textId="77777777" w:rsidTr="004562C0">
        <w:trPr>
          <w:trHeight w:val="256"/>
        </w:trPr>
        <w:tc>
          <w:tcPr>
            <w:tcW w:w="1944" w:type="pct"/>
          </w:tcPr>
          <w:p w14:paraId="6EFE8D43"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b/>
                <w:bCs/>
                <w:sz w:val="24"/>
                <w:szCs w:val="24"/>
              </w:rPr>
              <w:t>Ethnicity</w:t>
            </w:r>
          </w:p>
        </w:tc>
        <w:tc>
          <w:tcPr>
            <w:tcW w:w="998" w:type="pct"/>
          </w:tcPr>
          <w:p w14:paraId="367E3B3A"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484" w:type="pct"/>
          </w:tcPr>
          <w:p w14:paraId="23B2EB86"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22024A26"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4CE35ECF"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r>
      <w:tr w:rsidR="000D11A1" w:rsidRPr="00406E3F" w14:paraId="08CE583F" w14:textId="77777777" w:rsidTr="004562C0">
        <w:trPr>
          <w:trHeight w:val="85"/>
        </w:trPr>
        <w:tc>
          <w:tcPr>
            <w:tcW w:w="1944" w:type="pct"/>
          </w:tcPr>
          <w:p w14:paraId="58FD8E12"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Bengali</w:t>
            </w:r>
          </w:p>
        </w:tc>
        <w:tc>
          <w:tcPr>
            <w:tcW w:w="998" w:type="pct"/>
          </w:tcPr>
          <w:p w14:paraId="12403FAE"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0.66 (0.40-1.08)</w:t>
            </w:r>
          </w:p>
        </w:tc>
        <w:tc>
          <w:tcPr>
            <w:tcW w:w="484" w:type="pct"/>
          </w:tcPr>
          <w:p w14:paraId="45D7A258"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0.099</w:t>
            </w:r>
          </w:p>
        </w:tc>
        <w:tc>
          <w:tcPr>
            <w:tcW w:w="1053" w:type="pct"/>
            <w:shd w:val="clear" w:color="auto" w:fill="auto"/>
          </w:tcPr>
          <w:p w14:paraId="7C7BE348"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0.47 (0.28-0.82)</w:t>
            </w:r>
          </w:p>
        </w:tc>
        <w:tc>
          <w:tcPr>
            <w:tcW w:w="521" w:type="pct"/>
            <w:shd w:val="clear" w:color="auto" w:fill="auto"/>
          </w:tcPr>
          <w:p w14:paraId="37CB2EC7"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0.007</w:t>
            </w:r>
          </w:p>
        </w:tc>
      </w:tr>
      <w:tr w:rsidR="000D11A1" w:rsidRPr="00406E3F" w14:paraId="57F97974" w14:textId="77777777" w:rsidTr="004562C0">
        <w:trPr>
          <w:trHeight w:val="85"/>
        </w:trPr>
        <w:tc>
          <w:tcPr>
            <w:tcW w:w="1944" w:type="pct"/>
          </w:tcPr>
          <w:p w14:paraId="6F1C1518"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Others</w:t>
            </w:r>
          </w:p>
        </w:tc>
        <w:tc>
          <w:tcPr>
            <w:tcW w:w="998" w:type="pct"/>
          </w:tcPr>
          <w:p w14:paraId="23621A01"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Reference</w:t>
            </w:r>
          </w:p>
        </w:tc>
        <w:tc>
          <w:tcPr>
            <w:tcW w:w="484" w:type="pct"/>
          </w:tcPr>
          <w:p w14:paraId="058C5B94"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74A1ED9E"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Reference</w:t>
            </w:r>
          </w:p>
        </w:tc>
        <w:tc>
          <w:tcPr>
            <w:tcW w:w="521" w:type="pct"/>
            <w:shd w:val="clear" w:color="auto" w:fill="auto"/>
          </w:tcPr>
          <w:p w14:paraId="0325B0BA"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r>
      <w:tr w:rsidR="000D11A1" w:rsidRPr="00406E3F" w14:paraId="79B210B0" w14:textId="77777777" w:rsidTr="004562C0">
        <w:trPr>
          <w:trHeight w:val="85"/>
        </w:trPr>
        <w:tc>
          <w:tcPr>
            <w:tcW w:w="1944" w:type="pct"/>
          </w:tcPr>
          <w:p w14:paraId="18B54597"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b/>
                <w:bCs/>
                <w:sz w:val="24"/>
                <w:szCs w:val="24"/>
              </w:rPr>
              <w:t>Mother stimulation</w:t>
            </w:r>
          </w:p>
        </w:tc>
        <w:tc>
          <w:tcPr>
            <w:tcW w:w="998" w:type="pct"/>
          </w:tcPr>
          <w:p w14:paraId="7D3B724A"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484" w:type="pct"/>
          </w:tcPr>
          <w:p w14:paraId="6C9C892D"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4C476CC5"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6B24B148"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r>
      <w:tr w:rsidR="000D11A1" w:rsidRPr="00406E3F" w14:paraId="01349FAC" w14:textId="77777777" w:rsidTr="004562C0">
        <w:trPr>
          <w:trHeight w:val="85"/>
        </w:trPr>
        <w:tc>
          <w:tcPr>
            <w:tcW w:w="1944" w:type="pct"/>
          </w:tcPr>
          <w:p w14:paraId="3F3721C1"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Yes</w:t>
            </w:r>
          </w:p>
        </w:tc>
        <w:tc>
          <w:tcPr>
            <w:tcW w:w="998" w:type="pct"/>
          </w:tcPr>
          <w:p w14:paraId="4116BFA8"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1.50 (1.27-1.79)</w:t>
            </w:r>
          </w:p>
        </w:tc>
        <w:tc>
          <w:tcPr>
            <w:tcW w:w="484" w:type="pct"/>
          </w:tcPr>
          <w:p w14:paraId="20C36201"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&lt;0.001</w:t>
            </w:r>
          </w:p>
        </w:tc>
        <w:tc>
          <w:tcPr>
            <w:tcW w:w="1053" w:type="pct"/>
            <w:shd w:val="clear" w:color="auto" w:fill="auto"/>
          </w:tcPr>
          <w:p w14:paraId="02938F44"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1.12 (0.91-1.38)</w:t>
            </w:r>
          </w:p>
        </w:tc>
        <w:tc>
          <w:tcPr>
            <w:tcW w:w="521" w:type="pct"/>
            <w:shd w:val="clear" w:color="auto" w:fill="auto"/>
          </w:tcPr>
          <w:p w14:paraId="71EBE171"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0.269</w:t>
            </w:r>
          </w:p>
        </w:tc>
      </w:tr>
      <w:tr w:rsidR="000D11A1" w:rsidRPr="00406E3F" w14:paraId="6551BBF1" w14:textId="77777777" w:rsidTr="004562C0">
        <w:trPr>
          <w:trHeight w:val="85"/>
        </w:trPr>
        <w:tc>
          <w:tcPr>
            <w:tcW w:w="1944" w:type="pct"/>
          </w:tcPr>
          <w:p w14:paraId="5ADE3803"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No</w:t>
            </w:r>
          </w:p>
        </w:tc>
        <w:tc>
          <w:tcPr>
            <w:tcW w:w="998" w:type="pct"/>
          </w:tcPr>
          <w:p w14:paraId="1A17C394"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Reference</w:t>
            </w:r>
          </w:p>
        </w:tc>
        <w:tc>
          <w:tcPr>
            <w:tcW w:w="484" w:type="pct"/>
          </w:tcPr>
          <w:p w14:paraId="1CB6C6B4"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2AF1BB3D"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Reference</w:t>
            </w:r>
          </w:p>
        </w:tc>
        <w:tc>
          <w:tcPr>
            <w:tcW w:w="521" w:type="pct"/>
            <w:shd w:val="clear" w:color="auto" w:fill="auto"/>
          </w:tcPr>
          <w:p w14:paraId="16A8D074"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r>
      <w:tr w:rsidR="000D11A1" w:rsidRPr="00406E3F" w14:paraId="209A42B5" w14:textId="77777777" w:rsidTr="004562C0">
        <w:trPr>
          <w:trHeight w:val="85"/>
        </w:trPr>
        <w:tc>
          <w:tcPr>
            <w:tcW w:w="1944" w:type="pct"/>
          </w:tcPr>
          <w:p w14:paraId="0BA40989"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b/>
                <w:bCs/>
                <w:sz w:val="24"/>
                <w:szCs w:val="24"/>
              </w:rPr>
              <w:t>Father stimulation</w:t>
            </w:r>
          </w:p>
        </w:tc>
        <w:tc>
          <w:tcPr>
            <w:tcW w:w="998" w:type="pct"/>
          </w:tcPr>
          <w:p w14:paraId="2F0E7F59"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484" w:type="pct"/>
          </w:tcPr>
          <w:p w14:paraId="5A38441C"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1053" w:type="pct"/>
          </w:tcPr>
          <w:p w14:paraId="3B99CAA7"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521" w:type="pct"/>
          </w:tcPr>
          <w:p w14:paraId="16003266"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r>
      <w:tr w:rsidR="000D11A1" w:rsidRPr="00406E3F" w14:paraId="4551859A" w14:textId="77777777" w:rsidTr="004562C0">
        <w:trPr>
          <w:trHeight w:val="85"/>
        </w:trPr>
        <w:tc>
          <w:tcPr>
            <w:tcW w:w="1944" w:type="pct"/>
          </w:tcPr>
          <w:p w14:paraId="58FDD073"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sz w:val="24"/>
                <w:szCs w:val="24"/>
              </w:rPr>
              <w:t>Yes</w:t>
            </w:r>
          </w:p>
        </w:tc>
        <w:tc>
          <w:tcPr>
            <w:tcW w:w="998" w:type="pct"/>
          </w:tcPr>
          <w:p w14:paraId="1C32BC8C"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0.96 (0.86-1.08)</w:t>
            </w:r>
          </w:p>
        </w:tc>
        <w:tc>
          <w:tcPr>
            <w:tcW w:w="484" w:type="pct"/>
          </w:tcPr>
          <w:p w14:paraId="6178087F"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0.528</w:t>
            </w:r>
          </w:p>
        </w:tc>
        <w:tc>
          <w:tcPr>
            <w:tcW w:w="1053" w:type="pct"/>
          </w:tcPr>
          <w:p w14:paraId="54EACE78"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w:t>
            </w:r>
          </w:p>
        </w:tc>
        <w:tc>
          <w:tcPr>
            <w:tcW w:w="521" w:type="pct"/>
          </w:tcPr>
          <w:p w14:paraId="4EFFC5BB"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w:t>
            </w:r>
          </w:p>
        </w:tc>
      </w:tr>
      <w:tr w:rsidR="000D11A1" w:rsidRPr="00406E3F" w14:paraId="23CE9686" w14:textId="77777777" w:rsidTr="004562C0">
        <w:trPr>
          <w:trHeight w:val="85"/>
        </w:trPr>
        <w:tc>
          <w:tcPr>
            <w:tcW w:w="1944" w:type="pct"/>
          </w:tcPr>
          <w:p w14:paraId="637F49A6"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sz w:val="24"/>
                <w:szCs w:val="24"/>
              </w:rPr>
              <w:t>No</w:t>
            </w:r>
          </w:p>
        </w:tc>
        <w:tc>
          <w:tcPr>
            <w:tcW w:w="998" w:type="pct"/>
          </w:tcPr>
          <w:p w14:paraId="253943F1"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Reference</w:t>
            </w:r>
          </w:p>
        </w:tc>
        <w:tc>
          <w:tcPr>
            <w:tcW w:w="484" w:type="pct"/>
          </w:tcPr>
          <w:p w14:paraId="20F037D7"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1053" w:type="pct"/>
          </w:tcPr>
          <w:p w14:paraId="3A9AEAED"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w:t>
            </w:r>
          </w:p>
        </w:tc>
        <w:tc>
          <w:tcPr>
            <w:tcW w:w="521" w:type="pct"/>
          </w:tcPr>
          <w:p w14:paraId="64336C4C"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r>
      <w:tr w:rsidR="000D11A1" w:rsidRPr="00406E3F" w14:paraId="35DC9068" w14:textId="77777777" w:rsidTr="004562C0">
        <w:trPr>
          <w:trHeight w:val="70"/>
        </w:trPr>
        <w:tc>
          <w:tcPr>
            <w:tcW w:w="1944" w:type="pct"/>
          </w:tcPr>
          <w:p w14:paraId="47715045"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b/>
                <w:bCs/>
                <w:sz w:val="24"/>
                <w:szCs w:val="24"/>
              </w:rPr>
              <w:t>Other stimulation</w:t>
            </w:r>
          </w:p>
        </w:tc>
        <w:tc>
          <w:tcPr>
            <w:tcW w:w="998" w:type="pct"/>
          </w:tcPr>
          <w:p w14:paraId="61214CBE"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484" w:type="pct"/>
          </w:tcPr>
          <w:p w14:paraId="558A0185"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1053" w:type="pct"/>
          </w:tcPr>
          <w:p w14:paraId="2A6925C2"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521" w:type="pct"/>
          </w:tcPr>
          <w:p w14:paraId="1EDA402C"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r>
      <w:tr w:rsidR="000D11A1" w:rsidRPr="00406E3F" w14:paraId="575410F6" w14:textId="77777777" w:rsidTr="004562C0">
        <w:trPr>
          <w:trHeight w:val="70"/>
        </w:trPr>
        <w:tc>
          <w:tcPr>
            <w:tcW w:w="1944" w:type="pct"/>
          </w:tcPr>
          <w:p w14:paraId="699CB700"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sz w:val="24"/>
                <w:szCs w:val="24"/>
              </w:rPr>
              <w:t>Yes</w:t>
            </w:r>
          </w:p>
        </w:tc>
        <w:tc>
          <w:tcPr>
            <w:tcW w:w="998" w:type="pct"/>
          </w:tcPr>
          <w:p w14:paraId="3C25774E"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1.05 (0.93-1.18)</w:t>
            </w:r>
          </w:p>
        </w:tc>
        <w:tc>
          <w:tcPr>
            <w:tcW w:w="484" w:type="pct"/>
          </w:tcPr>
          <w:p w14:paraId="045ED24B"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0.426</w:t>
            </w:r>
          </w:p>
        </w:tc>
        <w:tc>
          <w:tcPr>
            <w:tcW w:w="1053" w:type="pct"/>
          </w:tcPr>
          <w:p w14:paraId="44B62A63"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w:t>
            </w:r>
          </w:p>
        </w:tc>
        <w:tc>
          <w:tcPr>
            <w:tcW w:w="521" w:type="pct"/>
          </w:tcPr>
          <w:p w14:paraId="1B84F913"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w:t>
            </w:r>
          </w:p>
        </w:tc>
      </w:tr>
      <w:tr w:rsidR="000D11A1" w:rsidRPr="00406E3F" w14:paraId="78671AD8" w14:textId="77777777" w:rsidTr="004562C0">
        <w:trPr>
          <w:trHeight w:val="85"/>
        </w:trPr>
        <w:tc>
          <w:tcPr>
            <w:tcW w:w="1944" w:type="pct"/>
          </w:tcPr>
          <w:p w14:paraId="4F1B9D02"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sz w:val="24"/>
                <w:szCs w:val="24"/>
              </w:rPr>
              <w:t>No</w:t>
            </w:r>
          </w:p>
        </w:tc>
        <w:tc>
          <w:tcPr>
            <w:tcW w:w="998" w:type="pct"/>
          </w:tcPr>
          <w:p w14:paraId="7163484A"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Reference</w:t>
            </w:r>
          </w:p>
        </w:tc>
        <w:tc>
          <w:tcPr>
            <w:tcW w:w="484" w:type="pct"/>
          </w:tcPr>
          <w:p w14:paraId="08D934AC"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1053" w:type="pct"/>
          </w:tcPr>
          <w:p w14:paraId="0FC672A5"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w:t>
            </w:r>
          </w:p>
        </w:tc>
        <w:tc>
          <w:tcPr>
            <w:tcW w:w="521" w:type="pct"/>
          </w:tcPr>
          <w:p w14:paraId="4B28D458"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r>
      <w:tr w:rsidR="000D11A1" w:rsidRPr="00406E3F" w14:paraId="71C12C55" w14:textId="77777777" w:rsidTr="004562C0">
        <w:trPr>
          <w:trHeight w:val="85"/>
        </w:trPr>
        <w:tc>
          <w:tcPr>
            <w:tcW w:w="1944" w:type="pct"/>
          </w:tcPr>
          <w:p w14:paraId="267DB95F"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b/>
                <w:bCs/>
                <w:sz w:val="24"/>
                <w:szCs w:val="24"/>
              </w:rPr>
              <w:t>Inadequate supervision</w:t>
            </w:r>
          </w:p>
        </w:tc>
        <w:tc>
          <w:tcPr>
            <w:tcW w:w="998" w:type="pct"/>
          </w:tcPr>
          <w:p w14:paraId="403D3060"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484" w:type="pct"/>
          </w:tcPr>
          <w:p w14:paraId="0675BBEE"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1053" w:type="pct"/>
          </w:tcPr>
          <w:p w14:paraId="6DB73FE6"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521" w:type="pct"/>
          </w:tcPr>
          <w:p w14:paraId="2A1B3B5D"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r>
      <w:tr w:rsidR="000D11A1" w:rsidRPr="00406E3F" w14:paraId="64CA2547" w14:textId="77777777" w:rsidTr="004562C0">
        <w:trPr>
          <w:trHeight w:val="85"/>
        </w:trPr>
        <w:tc>
          <w:tcPr>
            <w:tcW w:w="1944" w:type="pct"/>
          </w:tcPr>
          <w:p w14:paraId="1ACEB902"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No</w:t>
            </w:r>
          </w:p>
        </w:tc>
        <w:tc>
          <w:tcPr>
            <w:tcW w:w="998" w:type="pct"/>
          </w:tcPr>
          <w:p w14:paraId="079C4C95"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1.26 (1.03-1.55)</w:t>
            </w:r>
          </w:p>
        </w:tc>
        <w:tc>
          <w:tcPr>
            <w:tcW w:w="484" w:type="pct"/>
          </w:tcPr>
          <w:p w14:paraId="1232B537"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0.026</w:t>
            </w:r>
          </w:p>
        </w:tc>
        <w:tc>
          <w:tcPr>
            <w:tcW w:w="1053" w:type="pct"/>
            <w:shd w:val="clear" w:color="auto" w:fill="auto"/>
          </w:tcPr>
          <w:p w14:paraId="3E5EC497"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1.21 (0.94-1.56)</w:t>
            </w:r>
          </w:p>
        </w:tc>
        <w:tc>
          <w:tcPr>
            <w:tcW w:w="521" w:type="pct"/>
            <w:shd w:val="clear" w:color="auto" w:fill="auto"/>
          </w:tcPr>
          <w:p w14:paraId="54A8A4E1"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0.133</w:t>
            </w:r>
          </w:p>
        </w:tc>
      </w:tr>
      <w:tr w:rsidR="000D11A1" w:rsidRPr="00406E3F" w14:paraId="4BA9F315" w14:textId="77777777" w:rsidTr="004562C0">
        <w:trPr>
          <w:trHeight w:val="85"/>
        </w:trPr>
        <w:tc>
          <w:tcPr>
            <w:tcW w:w="1944" w:type="pct"/>
          </w:tcPr>
          <w:p w14:paraId="3A04F0F5"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lastRenderedPageBreak/>
              <w:t>Yes</w:t>
            </w:r>
          </w:p>
        </w:tc>
        <w:tc>
          <w:tcPr>
            <w:tcW w:w="998" w:type="pct"/>
          </w:tcPr>
          <w:p w14:paraId="6A9CAA83"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Reference</w:t>
            </w:r>
          </w:p>
        </w:tc>
        <w:tc>
          <w:tcPr>
            <w:tcW w:w="484" w:type="pct"/>
          </w:tcPr>
          <w:p w14:paraId="174656AF"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00782B0E"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Reference</w:t>
            </w:r>
          </w:p>
        </w:tc>
        <w:tc>
          <w:tcPr>
            <w:tcW w:w="521" w:type="pct"/>
            <w:shd w:val="clear" w:color="auto" w:fill="auto"/>
          </w:tcPr>
          <w:p w14:paraId="1D186366"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r>
      <w:tr w:rsidR="000D11A1" w:rsidRPr="00406E3F" w14:paraId="7CBCEBF1" w14:textId="77777777" w:rsidTr="004562C0">
        <w:trPr>
          <w:trHeight w:val="85"/>
        </w:trPr>
        <w:tc>
          <w:tcPr>
            <w:tcW w:w="1944" w:type="pct"/>
          </w:tcPr>
          <w:p w14:paraId="51DF465B"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b/>
                <w:bCs/>
                <w:sz w:val="24"/>
                <w:szCs w:val="24"/>
              </w:rPr>
              <w:t>Books in household</w:t>
            </w:r>
          </w:p>
        </w:tc>
        <w:tc>
          <w:tcPr>
            <w:tcW w:w="998" w:type="pct"/>
          </w:tcPr>
          <w:p w14:paraId="7D9AEB6B"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484" w:type="pct"/>
          </w:tcPr>
          <w:p w14:paraId="3B466A52"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1769AEC6"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4C629362"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r>
      <w:tr w:rsidR="000D11A1" w:rsidRPr="00406E3F" w14:paraId="0C0848F5" w14:textId="77777777" w:rsidTr="004562C0">
        <w:trPr>
          <w:trHeight w:val="85"/>
        </w:trPr>
        <w:tc>
          <w:tcPr>
            <w:tcW w:w="1944" w:type="pct"/>
          </w:tcPr>
          <w:p w14:paraId="76B4787B"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Yes</w:t>
            </w:r>
          </w:p>
        </w:tc>
        <w:tc>
          <w:tcPr>
            <w:tcW w:w="998" w:type="pct"/>
          </w:tcPr>
          <w:p w14:paraId="047EF14F"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2.39 (2.10-2.72)</w:t>
            </w:r>
          </w:p>
        </w:tc>
        <w:tc>
          <w:tcPr>
            <w:tcW w:w="484" w:type="pct"/>
          </w:tcPr>
          <w:p w14:paraId="14FC2976"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&lt;0.001</w:t>
            </w:r>
          </w:p>
        </w:tc>
        <w:tc>
          <w:tcPr>
            <w:tcW w:w="1053" w:type="pct"/>
            <w:shd w:val="clear" w:color="auto" w:fill="auto"/>
          </w:tcPr>
          <w:p w14:paraId="28CF4B77"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1.74 (1.49-2.04)</w:t>
            </w:r>
          </w:p>
        </w:tc>
        <w:tc>
          <w:tcPr>
            <w:tcW w:w="521" w:type="pct"/>
            <w:shd w:val="clear" w:color="auto" w:fill="auto"/>
          </w:tcPr>
          <w:p w14:paraId="338EE587"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&lt;0.001</w:t>
            </w:r>
          </w:p>
        </w:tc>
      </w:tr>
      <w:tr w:rsidR="000D11A1" w:rsidRPr="00406E3F" w14:paraId="2E2641A6" w14:textId="77777777" w:rsidTr="004562C0">
        <w:trPr>
          <w:trHeight w:val="85"/>
        </w:trPr>
        <w:tc>
          <w:tcPr>
            <w:tcW w:w="1944" w:type="pct"/>
          </w:tcPr>
          <w:p w14:paraId="34E39B79"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No</w:t>
            </w:r>
          </w:p>
        </w:tc>
        <w:tc>
          <w:tcPr>
            <w:tcW w:w="998" w:type="pct"/>
          </w:tcPr>
          <w:p w14:paraId="1AD03AD7"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Reference</w:t>
            </w:r>
          </w:p>
        </w:tc>
        <w:tc>
          <w:tcPr>
            <w:tcW w:w="484" w:type="pct"/>
          </w:tcPr>
          <w:p w14:paraId="416E0154"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3435C856"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Reference</w:t>
            </w:r>
          </w:p>
        </w:tc>
        <w:tc>
          <w:tcPr>
            <w:tcW w:w="521" w:type="pct"/>
            <w:shd w:val="clear" w:color="auto" w:fill="auto"/>
          </w:tcPr>
          <w:p w14:paraId="0E535666"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r>
      <w:tr w:rsidR="000D11A1" w:rsidRPr="00406E3F" w14:paraId="327E4E05" w14:textId="77777777" w:rsidTr="004562C0">
        <w:trPr>
          <w:trHeight w:val="85"/>
        </w:trPr>
        <w:tc>
          <w:tcPr>
            <w:tcW w:w="1944" w:type="pct"/>
          </w:tcPr>
          <w:p w14:paraId="0CB158CC"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b/>
                <w:bCs/>
                <w:sz w:val="24"/>
                <w:szCs w:val="24"/>
              </w:rPr>
              <w:t>Toys in household</w:t>
            </w:r>
          </w:p>
        </w:tc>
        <w:tc>
          <w:tcPr>
            <w:tcW w:w="998" w:type="pct"/>
          </w:tcPr>
          <w:p w14:paraId="0AA83546"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484" w:type="pct"/>
          </w:tcPr>
          <w:p w14:paraId="72106384"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79C6BBC8"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581ED92C"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r>
      <w:tr w:rsidR="000D11A1" w:rsidRPr="00406E3F" w14:paraId="4B1D518D" w14:textId="77777777" w:rsidTr="004562C0">
        <w:trPr>
          <w:trHeight w:val="85"/>
        </w:trPr>
        <w:tc>
          <w:tcPr>
            <w:tcW w:w="1944" w:type="pct"/>
          </w:tcPr>
          <w:p w14:paraId="3283D1E9"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Yes</w:t>
            </w:r>
          </w:p>
        </w:tc>
        <w:tc>
          <w:tcPr>
            <w:tcW w:w="998" w:type="pct"/>
          </w:tcPr>
          <w:p w14:paraId="0618A50D"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0.93 (0.79-1.09)</w:t>
            </w:r>
          </w:p>
        </w:tc>
        <w:tc>
          <w:tcPr>
            <w:tcW w:w="484" w:type="pct"/>
          </w:tcPr>
          <w:p w14:paraId="7A80892F"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0.353</w:t>
            </w:r>
          </w:p>
        </w:tc>
        <w:tc>
          <w:tcPr>
            <w:tcW w:w="1053" w:type="pct"/>
            <w:shd w:val="clear" w:color="auto" w:fill="auto"/>
          </w:tcPr>
          <w:p w14:paraId="301BC962"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w:t>
            </w:r>
          </w:p>
        </w:tc>
        <w:tc>
          <w:tcPr>
            <w:tcW w:w="521" w:type="pct"/>
            <w:shd w:val="clear" w:color="auto" w:fill="auto"/>
          </w:tcPr>
          <w:p w14:paraId="35099170"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w:t>
            </w:r>
          </w:p>
        </w:tc>
      </w:tr>
      <w:tr w:rsidR="000D11A1" w:rsidRPr="00406E3F" w14:paraId="32A68058" w14:textId="77777777" w:rsidTr="004562C0">
        <w:trPr>
          <w:trHeight w:val="85"/>
        </w:trPr>
        <w:tc>
          <w:tcPr>
            <w:tcW w:w="1944" w:type="pct"/>
          </w:tcPr>
          <w:p w14:paraId="3ECE5C39"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No</w:t>
            </w:r>
          </w:p>
        </w:tc>
        <w:tc>
          <w:tcPr>
            <w:tcW w:w="998" w:type="pct"/>
          </w:tcPr>
          <w:p w14:paraId="0DB4D3EC"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Reference</w:t>
            </w:r>
          </w:p>
        </w:tc>
        <w:tc>
          <w:tcPr>
            <w:tcW w:w="484" w:type="pct"/>
          </w:tcPr>
          <w:p w14:paraId="6D32B6B6"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4D9843E0"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w:t>
            </w:r>
          </w:p>
        </w:tc>
        <w:tc>
          <w:tcPr>
            <w:tcW w:w="521" w:type="pct"/>
            <w:shd w:val="clear" w:color="auto" w:fill="auto"/>
          </w:tcPr>
          <w:p w14:paraId="6570C79B"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r>
      <w:tr w:rsidR="000D11A1" w:rsidRPr="00406E3F" w14:paraId="6D4E2145" w14:textId="77777777" w:rsidTr="004562C0">
        <w:trPr>
          <w:trHeight w:val="85"/>
        </w:trPr>
        <w:tc>
          <w:tcPr>
            <w:tcW w:w="1944" w:type="pct"/>
          </w:tcPr>
          <w:p w14:paraId="38966D30"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b/>
                <w:bCs/>
                <w:sz w:val="24"/>
                <w:szCs w:val="24"/>
              </w:rPr>
              <w:t>Mass media</w:t>
            </w:r>
          </w:p>
        </w:tc>
        <w:tc>
          <w:tcPr>
            <w:tcW w:w="998" w:type="pct"/>
          </w:tcPr>
          <w:p w14:paraId="7DE78D45"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484" w:type="pct"/>
          </w:tcPr>
          <w:p w14:paraId="3723912B"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6A84F742"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0A0E9A9D"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r>
      <w:tr w:rsidR="000D11A1" w:rsidRPr="00406E3F" w14:paraId="428919BE" w14:textId="77777777" w:rsidTr="004562C0">
        <w:trPr>
          <w:trHeight w:val="85"/>
        </w:trPr>
        <w:tc>
          <w:tcPr>
            <w:tcW w:w="1944" w:type="pct"/>
          </w:tcPr>
          <w:p w14:paraId="695F42A9"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sz w:val="24"/>
                <w:szCs w:val="24"/>
              </w:rPr>
              <w:t>Yes</w:t>
            </w:r>
          </w:p>
        </w:tc>
        <w:tc>
          <w:tcPr>
            <w:tcW w:w="998" w:type="pct"/>
          </w:tcPr>
          <w:p w14:paraId="068D2B22"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0.94 (0.83-1.06)</w:t>
            </w:r>
          </w:p>
        </w:tc>
        <w:tc>
          <w:tcPr>
            <w:tcW w:w="484" w:type="pct"/>
          </w:tcPr>
          <w:p w14:paraId="70BC73BE"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0.315</w:t>
            </w:r>
          </w:p>
        </w:tc>
        <w:tc>
          <w:tcPr>
            <w:tcW w:w="1053" w:type="pct"/>
            <w:shd w:val="clear" w:color="auto" w:fill="auto"/>
          </w:tcPr>
          <w:p w14:paraId="08B1294D"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w:t>
            </w:r>
          </w:p>
        </w:tc>
        <w:tc>
          <w:tcPr>
            <w:tcW w:w="521" w:type="pct"/>
            <w:shd w:val="clear" w:color="auto" w:fill="auto"/>
          </w:tcPr>
          <w:p w14:paraId="0F8A2A65"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w:t>
            </w:r>
          </w:p>
        </w:tc>
      </w:tr>
      <w:tr w:rsidR="000D11A1" w:rsidRPr="00406E3F" w14:paraId="79E417AF" w14:textId="77777777" w:rsidTr="004562C0">
        <w:trPr>
          <w:trHeight w:val="85"/>
        </w:trPr>
        <w:tc>
          <w:tcPr>
            <w:tcW w:w="1944" w:type="pct"/>
          </w:tcPr>
          <w:p w14:paraId="20AD5894"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sz w:val="24"/>
                <w:szCs w:val="24"/>
              </w:rPr>
              <w:t>No</w:t>
            </w:r>
          </w:p>
        </w:tc>
        <w:tc>
          <w:tcPr>
            <w:tcW w:w="998" w:type="pct"/>
          </w:tcPr>
          <w:p w14:paraId="352BF557"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Reference</w:t>
            </w:r>
          </w:p>
        </w:tc>
        <w:tc>
          <w:tcPr>
            <w:tcW w:w="484" w:type="pct"/>
          </w:tcPr>
          <w:p w14:paraId="726FE0B2"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490C018D"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w:t>
            </w:r>
          </w:p>
        </w:tc>
        <w:tc>
          <w:tcPr>
            <w:tcW w:w="521" w:type="pct"/>
            <w:shd w:val="clear" w:color="auto" w:fill="auto"/>
          </w:tcPr>
          <w:p w14:paraId="6CA465D9"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r>
      <w:tr w:rsidR="000D11A1" w:rsidRPr="00406E3F" w14:paraId="1D49FDC1" w14:textId="77777777" w:rsidTr="004562C0">
        <w:trPr>
          <w:trHeight w:val="85"/>
        </w:trPr>
        <w:tc>
          <w:tcPr>
            <w:tcW w:w="1944" w:type="pct"/>
          </w:tcPr>
          <w:p w14:paraId="3E6D9D78"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b/>
                <w:bCs/>
                <w:sz w:val="24"/>
                <w:szCs w:val="24"/>
              </w:rPr>
              <w:t>Child punishment</w:t>
            </w:r>
          </w:p>
        </w:tc>
        <w:tc>
          <w:tcPr>
            <w:tcW w:w="998" w:type="pct"/>
          </w:tcPr>
          <w:p w14:paraId="0E3ED90B"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484" w:type="pct"/>
          </w:tcPr>
          <w:p w14:paraId="1C19234F"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0B6C5CE7"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5734BD2B"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r>
      <w:tr w:rsidR="000D11A1" w:rsidRPr="00406E3F" w14:paraId="4606DAEC" w14:textId="77777777" w:rsidTr="004562C0">
        <w:trPr>
          <w:trHeight w:val="85"/>
        </w:trPr>
        <w:tc>
          <w:tcPr>
            <w:tcW w:w="1944" w:type="pct"/>
          </w:tcPr>
          <w:p w14:paraId="3A989481"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sz w:val="24"/>
                <w:szCs w:val="24"/>
              </w:rPr>
              <w:t>Yes</w:t>
            </w:r>
          </w:p>
        </w:tc>
        <w:tc>
          <w:tcPr>
            <w:tcW w:w="998" w:type="pct"/>
          </w:tcPr>
          <w:p w14:paraId="0A85E5F8"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1.12 (0.86-1.45)</w:t>
            </w:r>
          </w:p>
        </w:tc>
        <w:tc>
          <w:tcPr>
            <w:tcW w:w="484" w:type="pct"/>
          </w:tcPr>
          <w:p w14:paraId="4DD40B0C"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0.416</w:t>
            </w:r>
          </w:p>
        </w:tc>
        <w:tc>
          <w:tcPr>
            <w:tcW w:w="1053" w:type="pct"/>
            <w:shd w:val="clear" w:color="auto" w:fill="auto"/>
          </w:tcPr>
          <w:p w14:paraId="5AB8AECA"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w:t>
            </w:r>
          </w:p>
        </w:tc>
        <w:tc>
          <w:tcPr>
            <w:tcW w:w="521" w:type="pct"/>
            <w:shd w:val="clear" w:color="auto" w:fill="auto"/>
          </w:tcPr>
          <w:p w14:paraId="7A1656A4"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w:t>
            </w:r>
          </w:p>
        </w:tc>
      </w:tr>
      <w:tr w:rsidR="000D11A1" w:rsidRPr="00406E3F" w14:paraId="5A21DA87" w14:textId="77777777" w:rsidTr="004562C0">
        <w:trPr>
          <w:trHeight w:val="85"/>
        </w:trPr>
        <w:tc>
          <w:tcPr>
            <w:tcW w:w="1944" w:type="pct"/>
          </w:tcPr>
          <w:p w14:paraId="100967A1"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sz w:val="24"/>
                <w:szCs w:val="24"/>
              </w:rPr>
              <w:t>No</w:t>
            </w:r>
          </w:p>
        </w:tc>
        <w:tc>
          <w:tcPr>
            <w:tcW w:w="998" w:type="pct"/>
          </w:tcPr>
          <w:p w14:paraId="53D94170"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Reference</w:t>
            </w:r>
          </w:p>
        </w:tc>
        <w:tc>
          <w:tcPr>
            <w:tcW w:w="484" w:type="pct"/>
          </w:tcPr>
          <w:p w14:paraId="50B03722"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133FFE34"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w:t>
            </w:r>
          </w:p>
        </w:tc>
        <w:tc>
          <w:tcPr>
            <w:tcW w:w="521" w:type="pct"/>
            <w:shd w:val="clear" w:color="auto" w:fill="auto"/>
          </w:tcPr>
          <w:p w14:paraId="1907C51E"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r>
      <w:tr w:rsidR="000D11A1" w:rsidRPr="00406E3F" w14:paraId="78C90C58" w14:textId="77777777" w:rsidTr="004562C0">
        <w:trPr>
          <w:trHeight w:val="85"/>
        </w:trPr>
        <w:tc>
          <w:tcPr>
            <w:tcW w:w="1944" w:type="pct"/>
          </w:tcPr>
          <w:p w14:paraId="5FC94395"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b/>
                <w:sz w:val="24"/>
                <w:szCs w:val="24"/>
              </w:rPr>
              <w:t>Diarrheal disease</w:t>
            </w:r>
          </w:p>
        </w:tc>
        <w:tc>
          <w:tcPr>
            <w:tcW w:w="998" w:type="pct"/>
          </w:tcPr>
          <w:p w14:paraId="4732A377"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484" w:type="pct"/>
          </w:tcPr>
          <w:p w14:paraId="7CB5DB20"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67A46517"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28C716F9"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r>
      <w:tr w:rsidR="000D11A1" w:rsidRPr="00406E3F" w14:paraId="1916956D" w14:textId="77777777" w:rsidTr="004562C0">
        <w:trPr>
          <w:trHeight w:val="85"/>
        </w:trPr>
        <w:tc>
          <w:tcPr>
            <w:tcW w:w="1944" w:type="pct"/>
          </w:tcPr>
          <w:p w14:paraId="53EB8D85"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No</w:t>
            </w:r>
          </w:p>
        </w:tc>
        <w:tc>
          <w:tcPr>
            <w:tcW w:w="998" w:type="pct"/>
          </w:tcPr>
          <w:p w14:paraId="0EA10368"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1.29 (0.94-1.75)</w:t>
            </w:r>
          </w:p>
        </w:tc>
        <w:tc>
          <w:tcPr>
            <w:tcW w:w="484" w:type="pct"/>
          </w:tcPr>
          <w:p w14:paraId="520C6953"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0.111</w:t>
            </w:r>
          </w:p>
        </w:tc>
        <w:tc>
          <w:tcPr>
            <w:tcW w:w="1053" w:type="pct"/>
            <w:shd w:val="clear" w:color="auto" w:fill="auto"/>
          </w:tcPr>
          <w:p w14:paraId="41316600"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1.12 (0.77-1.64)</w:t>
            </w:r>
          </w:p>
        </w:tc>
        <w:tc>
          <w:tcPr>
            <w:tcW w:w="521" w:type="pct"/>
            <w:shd w:val="clear" w:color="auto" w:fill="auto"/>
          </w:tcPr>
          <w:p w14:paraId="1F22E777"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0.544</w:t>
            </w:r>
          </w:p>
        </w:tc>
      </w:tr>
      <w:tr w:rsidR="000D11A1" w:rsidRPr="00406E3F" w14:paraId="108A2A6E" w14:textId="77777777" w:rsidTr="004562C0">
        <w:trPr>
          <w:trHeight w:val="85"/>
        </w:trPr>
        <w:tc>
          <w:tcPr>
            <w:tcW w:w="1944" w:type="pct"/>
          </w:tcPr>
          <w:p w14:paraId="126F3E3B"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Yes</w:t>
            </w:r>
          </w:p>
        </w:tc>
        <w:tc>
          <w:tcPr>
            <w:tcW w:w="998" w:type="pct"/>
          </w:tcPr>
          <w:p w14:paraId="50B329C9"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Reference</w:t>
            </w:r>
          </w:p>
        </w:tc>
        <w:tc>
          <w:tcPr>
            <w:tcW w:w="484" w:type="pct"/>
          </w:tcPr>
          <w:p w14:paraId="0456E162"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14112C85"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Reference</w:t>
            </w:r>
          </w:p>
        </w:tc>
        <w:tc>
          <w:tcPr>
            <w:tcW w:w="521" w:type="pct"/>
            <w:shd w:val="clear" w:color="auto" w:fill="auto"/>
          </w:tcPr>
          <w:p w14:paraId="71E59B77"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r>
      <w:tr w:rsidR="000D11A1" w:rsidRPr="00406E3F" w14:paraId="2778166D" w14:textId="77777777" w:rsidTr="004562C0">
        <w:trPr>
          <w:trHeight w:val="85"/>
        </w:trPr>
        <w:tc>
          <w:tcPr>
            <w:tcW w:w="1944" w:type="pct"/>
          </w:tcPr>
          <w:p w14:paraId="1F8A7DBA"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b/>
                <w:sz w:val="24"/>
                <w:szCs w:val="24"/>
              </w:rPr>
              <w:t>Fever</w:t>
            </w:r>
          </w:p>
        </w:tc>
        <w:tc>
          <w:tcPr>
            <w:tcW w:w="998" w:type="pct"/>
          </w:tcPr>
          <w:p w14:paraId="1F061227"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484" w:type="pct"/>
          </w:tcPr>
          <w:p w14:paraId="46F323E1"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78B4540A"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3908F3A7"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r>
      <w:tr w:rsidR="000D11A1" w:rsidRPr="00406E3F" w14:paraId="26B760BA" w14:textId="77777777" w:rsidTr="004562C0">
        <w:trPr>
          <w:trHeight w:val="85"/>
        </w:trPr>
        <w:tc>
          <w:tcPr>
            <w:tcW w:w="1944" w:type="pct"/>
          </w:tcPr>
          <w:p w14:paraId="45011562"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sz w:val="24"/>
                <w:szCs w:val="24"/>
              </w:rPr>
              <w:t>No</w:t>
            </w:r>
          </w:p>
        </w:tc>
        <w:tc>
          <w:tcPr>
            <w:tcW w:w="998" w:type="pct"/>
          </w:tcPr>
          <w:p w14:paraId="559E3CDF"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1.05 (0.91-1.22)</w:t>
            </w:r>
          </w:p>
        </w:tc>
        <w:tc>
          <w:tcPr>
            <w:tcW w:w="484" w:type="pct"/>
          </w:tcPr>
          <w:p w14:paraId="329222E9"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0.471</w:t>
            </w:r>
          </w:p>
        </w:tc>
        <w:tc>
          <w:tcPr>
            <w:tcW w:w="1053" w:type="pct"/>
            <w:shd w:val="clear" w:color="auto" w:fill="auto"/>
          </w:tcPr>
          <w:p w14:paraId="2B520DB4"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w:t>
            </w:r>
          </w:p>
        </w:tc>
        <w:tc>
          <w:tcPr>
            <w:tcW w:w="521" w:type="pct"/>
            <w:shd w:val="clear" w:color="auto" w:fill="auto"/>
          </w:tcPr>
          <w:p w14:paraId="05E469B1"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w:t>
            </w:r>
          </w:p>
        </w:tc>
      </w:tr>
      <w:tr w:rsidR="000D11A1" w:rsidRPr="00406E3F" w14:paraId="423B7DB2" w14:textId="77777777" w:rsidTr="004562C0">
        <w:trPr>
          <w:trHeight w:val="85"/>
        </w:trPr>
        <w:tc>
          <w:tcPr>
            <w:tcW w:w="1944" w:type="pct"/>
          </w:tcPr>
          <w:p w14:paraId="6406869A"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sz w:val="24"/>
                <w:szCs w:val="24"/>
              </w:rPr>
              <w:t>Yes</w:t>
            </w:r>
          </w:p>
        </w:tc>
        <w:tc>
          <w:tcPr>
            <w:tcW w:w="998" w:type="pct"/>
          </w:tcPr>
          <w:p w14:paraId="6966A346"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Reference</w:t>
            </w:r>
          </w:p>
        </w:tc>
        <w:tc>
          <w:tcPr>
            <w:tcW w:w="484" w:type="pct"/>
          </w:tcPr>
          <w:p w14:paraId="2192B2C3"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13E09FC2"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w:t>
            </w:r>
          </w:p>
        </w:tc>
        <w:tc>
          <w:tcPr>
            <w:tcW w:w="521" w:type="pct"/>
            <w:shd w:val="clear" w:color="auto" w:fill="auto"/>
          </w:tcPr>
          <w:p w14:paraId="2B5DA2CE"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r>
      <w:tr w:rsidR="000D11A1" w:rsidRPr="00406E3F" w14:paraId="7F4C1017" w14:textId="77777777" w:rsidTr="004562C0">
        <w:trPr>
          <w:trHeight w:val="85"/>
        </w:trPr>
        <w:tc>
          <w:tcPr>
            <w:tcW w:w="1944" w:type="pct"/>
          </w:tcPr>
          <w:p w14:paraId="7F51ECBA"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b/>
                <w:sz w:val="24"/>
                <w:szCs w:val="24"/>
              </w:rPr>
              <w:t>ARI</w:t>
            </w:r>
          </w:p>
        </w:tc>
        <w:tc>
          <w:tcPr>
            <w:tcW w:w="998" w:type="pct"/>
          </w:tcPr>
          <w:p w14:paraId="04F39E53"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484" w:type="pct"/>
          </w:tcPr>
          <w:p w14:paraId="110D8848"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4F31F97D"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4B3D0740"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r>
      <w:tr w:rsidR="000D11A1" w:rsidRPr="00406E3F" w14:paraId="084C76FA" w14:textId="77777777" w:rsidTr="004562C0">
        <w:trPr>
          <w:trHeight w:val="85"/>
        </w:trPr>
        <w:tc>
          <w:tcPr>
            <w:tcW w:w="1944" w:type="pct"/>
          </w:tcPr>
          <w:p w14:paraId="24124D80"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No</w:t>
            </w:r>
          </w:p>
        </w:tc>
        <w:tc>
          <w:tcPr>
            <w:tcW w:w="998" w:type="pct"/>
          </w:tcPr>
          <w:p w14:paraId="6D33E6D0"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1.52 (0.98-2.35)</w:t>
            </w:r>
          </w:p>
        </w:tc>
        <w:tc>
          <w:tcPr>
            <w:tcW w:w="484" w:type="pct"/>
          </w:tcPr>
          <w:p w14:paraId="7B2AA60E"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0.063</w:t>
            </w:r>
          </w:p>
        </w:tc>
        <w:tc>
          <w:tcPr>
            <w:tcW w:w="1053" w:type="pct"/>
            <w:shd w:val="clear" w:color="auto" w:fill="auto"/>
          </w:tcPr>
          <w:p w14:paraId="2E3167E4"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1.49 (0.86-2.55)</w:t>
            </w:r>
          </w:p>
        </w:tc>
        <w:tc>
          <w:tcPr>
            <w:tcW w:w="521" w:type="pct"/>
            <w:shd w:val="clear" w:color="auto" w:fill="auto"/>
          </w:tcPr>
          <w:p w14:paraId="386B5299"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0.152</w:t>
            </w:r>
          </w:p>
        </w:tc>
      </w:tr>
      <w:tr w:rsidR="000D11A1" w:rsidRPr="00406E3F" w14:paraId="053A6F2A" w14:textId="77777777" w:rsidTr="004562C0">
        <w:trPr>
          <w:trHeight w:val="85"/>
        </w:trPr>
        <w:tc>
          <w:tcPr>
            <w:tcW w:w="1944" w:type="pct"/>
          </w:tcPr>
          <w:p w14:paraId="787CFB8E"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Yes</w:t>
            </w:r>
          </w:p>
        </w:tc>
        <w:tc>
          <w:tcPr>
            <w:tcW w:w="998" w:type="pct"/>
          </w:tcPr>
          <w:p w14:paraId="6DCB7344"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Reference</w:t>
            </w:r>
          </w:p>
        </w:tc>
        <w:tc>
          <w:tcPr>
            <w:tcW w:w="484" w:type="pct"/>
          </w:tcPr>
          <w:p w14:paraId="3111DB22"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151082B1"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Reference</w:t>
            </w:r>
          </w:p>
        </w:tc>
        <w:tc>
          <w:tcPr>
            <w:tcW w:w="521" w:type="pct"/>
            <w:shd w:val="clear" w:color="auto" w:fill="auto"/>
          </w:tcPr>
          <w:p w14:paraId="357283E3"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r>
      <w:tr w:rsidR="000D11A1" w:rsidRPr="00406E3F" w14:paraId="5AB85032" w14:textId="77777777" w:rsidTr="004562C0">
        <w:trPr>
          <w:trHeight w:val="70"/>
        </w:trPr>
        <w:tc>
          <w:tcPr>
            <w:tcW w:w="1944" w:type="pct"/>
          </w:tcPr>
          <w:p w14:paraId="2DC74D9D"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b/>
                <w:sz w:val="24"/>
                <w:szCs w:val="24"/>
              </w:rPr>
              <w:t>Early childhood diseases (any one)</w:t>
            </w:r>
          </w:p>
        </w:tc>
        <w:tc>
          <w:tcPr>
            <w:tcW w:w="998" w:type="pct"/>
          </w:tcPr>
          <w:p w14:paraId="51F95215"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484" w:type="pct"/>
          </w:tcPr>
          <w:p w14:paraId="64CEC57F"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6B7B791E"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7AE267E2"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r>
      <w:tr w:rsidR="000D11A1" w:rsidRPr="00406E3F" w14:paraId="79A1EC46" w14:textId="77777777" w:rsidTr="004562C0">
        <w:trPr>
          <w:trHeight w:val="85"/>
        </w:trPr>
        <w:tc>
          <w:tcPr>
            <w:tcW w:w="1944" w:type="pct"/>
          </w:tcPr>
          <w:p w14:paraId="6BE97B2F"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sz w:val="24"/>
                <w:szCs w:val="24"/>
              </w:rPr>
              <w:t xml:space="preserve">No </w:t>
            </w:r>
          </w:p>
        </w:tc>
        <w:tc>
          <w:tcPr>
            <w:tcW w:w="998" w:type="pct"/>
          </w:tcPr>
          <w:p w14:paraId="77279EED"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1.03 (0.90-1.69)</w:t>
            </w:r>
          </w:p>
        </w:tc>
        <w:tc>
          <w:tcPr>
            <w:tcW w:w="484" w:type="pct"/>
          </w:tcPr>
          <w:p w14:paraId="4608D6D2"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0.700</w:t>
            </w:r>
          </w:p>
        </w:tc>
        <w:tc>
          <w:tcPr>
            <w:tcW w:w="1053" w:type="pct"/>
            <w:shd w:val="clear" w:color="auto" w:fill="auto"/>
          </w:tcPr>
          <w:p w14:paraId="5C25FF58"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w:t>
            </w:r>
          </w:p>
        </w:tc>
        <w:tc>
          <w:tcPr>
            <w:tcW w:w="521" w:type="pct"/>
            <w:shd w:val="clear" w:color="auto" w:fill="auto"/>
          </w:tcPr>
          <w:p w14:paraId="38C1B0A1"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w:t>
            </w:r>
          </w:p>
        </w:tc>
      </w:tr>
      <w:tr w:rsidR="000D11A1" w:rsidRPr="00406E3F" w14:paraId="48C6AE77" w14:textId="77777777" w:rsidTr="004562C0">
        <w:trPr>
          <w:trHeight w:val="85"/>
        </w:trPr>
        <w:tc>
          <w:tcPr>
            <w:tcW w:w="1944" w:type="pct"/>
          </w:tcPr>
          <w:p w14:paraId="53F226D3"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sz w:val="24"/>
                <w:szCs w:val="24"/>
              </w:rPr>
              <w:t>Yes</w:t>
            </w:r>
          </w:p>
        </w:tc>
        <w:tc>
          <w:tcPr>
            <w:tcW w:w="998" w:type="pct"/>
          </w:tcPr>
          <w:p w14:paraId="0BC84DFD"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Reference</w:t>
            </w:r>
          </w:p>
        </w:tc>
        <w:tc>
          <w:tcPr>
            <w:tcW w:w="484" w:type="pct"/>
          </w:tcPr>
          <w:p w14:paraId="1E649484"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13A248DF"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w:t>
            </w:r>
          </w:p>
        </w:tc>
        <w:tc>
          <w:tcPr>
            <w:tcW w:w="521" w:type="pct"/>
            <w:shd w:val="clear" w:color="auto" w:fill="auto"/>
          </w:tcPr>
          <w:p w14:paraId="53D26056"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r>
      <w:tr w:rsidR="000D11A1" w:rsidRPr="00406E3F" w14:paraId="09909322" w14:textId="77777777" w:rsidTr="004562C0">
        <w:trPr>
          <w:trHeight w:val="85"/>
        </w:trPr>
        <w:tc>
          <w:tcPr>
            <w:tcW w:w="1944" w:type="pct"/>
          </w:tcPr>
          <w:p w14:paraId="091FE24D"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b/>
                <w:bCs/>
                <w:sz w:val="24"/>
                <w:szCs w:val="24"/>
              </w:rPr>
              <w:t>Underweight</w:t>
            </w:r>
          </w:p>
        </w:tc>
        <w:tc>
          <w:tcPr>
            <w:tcW w:w="998" w:type="pct"/>
          </w:tcPr>
          <w:p w14:paraId="273959FF"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484" w:type="pct"/>
          </w:tcPr>
          <w:p w14:paraId="5E3E640D"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1A912D74"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4E896FBD"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r>
      <w:tr w:rsidR="000D11A1" w:rsidRPr="00406E3F" w14:paraId="3AB69C83" w14:textId="77777777" w:rsidTr="004562C0">
        <w:trPr>
          <w:trHeight w:val="85"/>
        </w:trPr>
        <w:tc>
          <w:tcPr>
            <w:tcW w:w="1944" w:type="pct"/>
          </w:tcPr>
          <w:p w14:paraId="0A69414B"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No</w:t>
            </w:r>
          </w:p>
        </w:tc>
        <w:tc>
          <w:tcPr>
            <w:tcW w:w="998" w:type="pct"/>
          </w:tcPr>
          <w:p w14:paraId="02FA87BB"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1.65 (1.41-1.92)</w:t>
            </w:r>
          </w:p>
        </w:tc>
        <w:tc>
          <w:tcPr>
            <w:tcW w:w="484" w:type="pct"/>
          </w:tcPr>
          <w:p w14:paraId="6035CE39"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&lt;0.001</w:t>
            </w:r>
          </w:p>
        </w:tc>
        <w:tc>
          <w:tcPr>
            <w:tcW w:w="1053" w:type="pct"/>
            <w:shd w:val="clear" w:color="auto" w:fill="auto"/>
          </w:tcPr>
          <w:p w14:paraId="0B3550E1"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1.33 (1.06-1.66)</w:t>
            </w:r>
          </w:p>
        </w:tc>
        <w:tc>
          <w:tcPr>
            <w:tcW w:w="521" w:type="pct"/>
            <w:shd w:val="clear" w:color="auto" w:fill="auto"/>
          </w:tcPr>
          <w:p w14:paraId="176C8EFF"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0.012</w:t>
            </w:r>
          </w:p>
        </w:tc>
      </w:tr>
      <w:tr w:rsidR="000D11A1" w:rsidRPr="00406E3F" w14:paraId="1286959F" w14:textId="77777777" w:rsidTr="004562C0">
        <w:trPr>
          <w:trHeight w:val="85"/>
        </w:trPr>
        <w:tc>
          <w:tcPr>
            <w:tcW w:w="1944" w:type="pct"/>
          </w:tcPr>
          <w:p w14:paraId="0A9F1932"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Yes</w:t>
            </w:r>
          </w:p>
        </w:tc>
        <w:tc>
          <w:tcPr>
            <w:tcW w:w="998" w:type="pct"/>
          </w:tcPr>
          <w:p w14:paraId="14965135"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Reference</w:t>
            </w:r>
          </w:p>
        </w:tc>
        <w:tc>
          <w:tcPr>
            <w:tcW w:w="484" w:type="pct"/>
          </w:tcPr>
          <w:p w14:paraId="65B62103"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171D6A3A"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Reference</w:t>
            </w:r>
          </w:p>
        </w:tc>
        <w:tc>
          <w:tcPr>
            <w:tcW w:w="521" w:type="pct"/>
            <w:shd w:val="clear" w:color="auto" w:fill="auto"/>
          </w:tcPr>
          <w:p w14:paraId="5E80E964"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r>
      <w:tr w:rsidR="000D11A1" w:rsidRPr="00406E3F" w14:paraId="26425FDD" w14:textId="77777777" w:rsidTr="004562C0">
        <w:trPr>
          <w:trHeight w:val="85"/>
        </w:trPr>
        <w:tc>
          <w:tcPr>
            <w:tcW w:w="1944" w:type="pct"/>
          </w:tcPr>
          <w:p w14:paraId="5026A4A4"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b/>
                <w:bCs/>
                <w:sz w:val="24"/>
                <w:szCs w:val="24"/>
              </w:rPr>
              <w:t>Stunned</w:t>
            </w:r>
          </w:p>
        </w:tc>
        <w:tc>
          <w:tcPr>
            <w:tcW w:w="998" w:type="pct"/>
          </w:tcPr>
          <w:p w14:paraId="75870409"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484" w:type="pct"/>
          </w:tcPr>
          <w:p w14:paraId="57B2D304"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02562323"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3D8EB1A8"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r>
      <w:tr w:rsidR="000D11A1" w:rsidRPr="00406E3F" w14:paraId="52E7BE16" w14:textId="77777777" w:rsidTr="004562C0">
        <w:trPr>
          <w:trHeight w:val="85"/>
        </w:trPr>
        <w:tc>
          <w:tcPr>
            <w:tcW w:w="1944" w:type="pct"/>
          </w:tcPr>
          <w:p w14:paraId="5B6465FE"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No</w:t>
            </w:r>
          </w:p>
        </w:tc>
        <w:tc>
          <w:tcPr>
            <w:tcW w:w="998" w:type="pct"/>
          </w:tcPr>
          <w:p w14:paraId="35A9B0C5"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2.21 (1.89-2.58)</w:t>
            </w:r>
          </w:p>
        </w:tc>
        <w:tc>
          <w:tcPr>
            <w:tcW w:w="484" w:type="pct"/>
          </w:tcPr>
          <w:p w14:paraId="49EF33D5"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&lt;0.001</w:t>
            </w:r>
          </w:p>
        </w:tc>
        <w:tc>
          <w:tcPr>
            <w:tcW w:w="1053" w:type="pct"/>
            <w:shd w:val="clear" w:color="auto" w:fill="auto"/>
          </w:tcPr>
          <w:p w14:paraId="78A44A0B"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1.64 (1.34-1.99)</w:t>
            </w:r>
          </w:p>
        </w:tc>
        <w:tc>
          <w:tcPr>
            <w:tcW w:w="521" w:type="pct"/>
            <w:shd w:val="clear" w:color="auto" w:fill="auto"/>
          </w:tcPr>
          <w:p w14:paraId="51B975C4"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&lt;0.001</w:t>
            </w:r>
          </w:p>
        </w:tc>
      </w:tr>
      <w:tr w:rsidR="000D11A1" w:rsidRPr="00406E3F" w14:paraId="6DB4ABA8" w14:textId="77777777" w:rsidTr="004562C0">
        <w:trPr>
          <w:trHeight w:val="85"/>
        </w:trPr>
        <w:tc>
          <w:tcPr>
            <w:tcW w:w="1944" w:type="pct"/>
          </w:tcPr>
          <w:p w14:paraId="1F7442B0"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Yes</w:t>
            </w:r>
          </w:p>
        </w:tc>
        <w:tc>
          <w:tcPr>
            <w:tcW w:w="998" w:type="pct"/>
          </w:tcPr>
          <w:p w14:paraId="4A2F149B"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Reference</w:t>
            </w:r>
          </w:p>
        </w:tc>
        <w:tc>
          <w:tcPr>
            <w:tcW w:w="484" w:type="pct"/>
          </w:tcPr>
          <w:p w14:paraId="0B3660C5"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402B0C9B"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Reference</w:t>
            </w:r>
          </w:p>
        </w:tc>
        <w:tc>
          <w:tcPr>
            <w:tcW w:w="521" w:type="pct"/>
            <w:shd w:val="clear" w:color="auto" w:fill="auto"/>
          </w:tcPr>
          <w:p w14:paraId="4E8F6223"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r>
      <w:tr w:rsidR="000D11A1" w:rsidRPr="00406E3F" w14:paraId="711E78A3" w14:textId="77777777" w:rsidTr="004562C0">
        <w:trPr>
          <w:trHeight w:val="85"/>
        </w:trPr>
        <w:tc>
          <w:tcPr>
            <w:tcW w:w="1944" w:type="pct"/>
          </w:tcPr>
          <w:p w14:paraId="472A4F28"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b/>
                <w:bCs/>
                <w:sz w:val="24"/>
                <w:szCs w:val="24"/>
              </w:rPr>
              <w:t>Wasted</w:t>
            </w:r>
          </w:p>
        </w:tc>
        <w:tc>
          <w:tcPr>
            <w:tcW w:w="998" w:type="pct"/>
          </w:tcPr>
          <w:p w14:paraId="3D2B8693"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484" w:type="pct"/>
          </w:tcPr>
          <w:p w14:paraId="49D69576"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4830A476"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0D221F7B"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r>
      <w:tr w:rsidR="000D11A1" w:rsidRPr="00406E3F" w14:paraId="32A0F005" w14:textId="77777777" w:rsidTr="004562C0">
        <w:trPr>
          <w:trHeight w:val="85"/>
        </w:trPr>
        <w:tc>
          <w:tcPr>
            <w:tcW w:w="1944" w:type="pct"/>
          </w:tcPr>
          <w:p w14:paraId="390705F1"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 xml:space="preserve">No </w:t>
            </w:r>
          </w:p>
        </w:tc>
        <w:tc>
          <w:tcPr>
            <w:tcW w:w="998" w:type="pct"/>
          </w:tcPr>
          <w:p w14:paraId="5D7BCAC9"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1.15 (0.94-1.40)</w:t>
            </w:r>
          </w:p>
        </w:tc>
        <w:tc>
          <w:tcPr>
            <w:tcW w:w="484" w:type="pct"/>
          </w:tcPr>
          <w:p w14:paraId="711F71DC"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0.162</w:t>
            </w:r>
          </w:p>
        </w:tc>
        <w:tc>
          <w:tcPr>
            <w:tcW w:w="1053" w:type="pct"/>
            <w:shd w:val="clear" w:color="auto" w:fill="auto"/>
          </w:tcPr>
          <w:p w14:paraId="5E5FF3E4"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1.27 (0.98-1.64)</w:t>
            </w:r>
          </w:p>
        </w:tc>
        <w:tc>
          <w:tcPr>
            <w:tcW w:w="521" w:type="pct"/>
            <w:shd w:val="clear" w:color="auto" w:fill="auto"/>
          </w:tcPr>
          <w:p w14:paraId="221C4C1E"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0.068</w:t>
            </w:r>
          </w:p>
        </w:tc>
      </w:tr>
      <w:tr w:rsidR="000D11A1" w:rsidRPr="00406E3F" w14:paraId="5C7A34F8" w14:textId="77777777" w:rsidTr="004562C0">
        <w:trPr>
          <w:trHeight w:val="85"/>
        </w:trPr>
        <w:tc>
          <w:tcPr>
            <w:tcW w:w="1944" w:type="pct"/>
          </w:tcPr>
          <w:p w14:paraId="6324B07A"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Yes</w:t>
            </w:r>
          </w:p>
        </w:tc>
        <w:tc>
          <w:tcPr>
            <w:tcW w:w="998" w:type="pct"/>
          </w:tcPr>
          <w:p w14:paraId="11932F29"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Reference</w:t>
            </w:r>
          </w:p>
        </w:tc>
        <w:tc>
          <w:tcPr>
            <w:tcW w:w="484" w:type="pct"/>
          </w:tcPr>
          <w:p w14:paraId="5684EE84"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44BF27C0"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Reference</w:t>
            </w:r>
          </w:p>
        </w:tc>
        <w:tc>
          <w:tcPr>
            <w:tcW w:w="521" w:type="pct"/>
            <w:shd w:val="clear" w:color="auto" w:fill="auto"/>
          </w:tcPr>
          <w:p w14:paraId="7464DCDE"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r>
      <w:tr w:rsidR="000D11A1" w:rsidRPr="00406E3F" w14:paraId="16F6BBD8" w14:textId="77777777" w:rsidTr="004562C0">
        <w:trPr>
          <w:trHeight w:val="85"/>
        </w:trPr>
        <w:tc>
          <w:tcPr>
            <w:tcW w:w="1944" w:type="pct"/>
          </w:tcPr>
          <w:p w14:paraId="574F05E7"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b/>
                <w:bCs/>
                <w:sz w:val="24"/>
                <w:szCs w:val="24"/>
              </w:rPr>
              <w:t>Overweight</w:t>
            </w:r>
          </w:p>
        </w:tc>
        <w:tc>
          <w:tcPr>
            <w:tcW w:w="998" w:type="pct"/>
          </w:tcPr>
          <w:p w14:paraId="0DA259C5"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484" w:type="pct"/>
          </w:tcPr>
          <w:p w14:paraId="285A8ECB"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3524CC60"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5FC1556A"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r>
      <w:tr w:rsidR="000D11A1" w:rsidRPr="00406E3F" w14:paraId="22FB34CE" w14:textId="77777777" w:rsidTr="004562C0">
        <w:trPr>
          <w:trHeight w:val="85"/>
        </w:trPr>
        <w:tc>
          <w:tcPr>
            <w:tcW w:w="1944" w:type="pct"/>
          </w:tcPr>
          <w:p w14:paraId="12911C5F"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Yes</w:t>
            </w:r>
          </w:p>
        </w:tc>
        <w:tc>
          <w:tcPr>
            <w:tcW w:w="998" w:type="pct"/>
          </w:tcPr>
          <w:p w14:paraId="63FA2640"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0.97 (0.76-1.23)</w:t>
            </w:r>
          </w:p>
        </w:tc>
        <w:tc>
          <w:tcPr>
            <w:tcW w:w="484" w:type="pct"/>
          </w:tcPr>
          <w:p w14:paraId="0E9A58DE"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0.795</w:t>
            </w:r>
          </w:p>
        </w:tc>
        <w:tc>
          <w:tcPr>
            <w:tcW w:w="1053" w:type="pct"/>
            <w:shd w:val="clear" w:color="auto" w:fill="auto"/>
          </w:tcPr>
          <w:p w14:paraId="524FFA8A"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w:t>
            </w:r>
          </w:p>
        </w:tc>
        <w:tc>
          <w:tcPr>
            <w:tcW w:w="521" w:type="pct"/>
            <w:shd w:val="clear" w:color="auto" w:fill="auto"/>
          </w:tcPr>
          <w:p w14:paraId="614B5B52"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w:t>
            </w:r>
          </w:p>
        </w:tc>
      </w:tr>
      <w:tr w:rsidR="000D11A1" w:rsidRPr="00406E3F" w14:paraId="3A7C8E73" w14:textId="77777777" w:rsidTr="004562C0">
        <w:trPr>
          <w:trHeight w:val="85"/>
        </w:trPr>
        <w:tc>
          <w:tcPr>
            <w:tcW w:w="1944" w:type="pct"/>
          </w:tcPr>
          <w:p w14:paraId="1A25786A"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No</w:t>
            </w:r>
          </w:p>
        </w:tc>
        <w:tc>
          <w:tcPr>
            <w:tcW w:w="998" w:type="pct"/>
          </w:tcPr>
          <w:p w14:paraId="2A89291D"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Reference</w:t>
            </w:r>
          </w:p>
        </w:tc>
        <w:tc>
          <w:tcPr>
            <w:tcW w:w="484" w:type="pct"/>
          </w:tcPr>
          <w:p w14:paraId="6AFB169F"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3D9FD0D7"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w:t>
            </w:r>
          </w:p>
        </w:tc>
        <w:tc>
          <w:tcPr>
            <w:tcW w:w="521" w:type="pct"/>
            <w:shd w:val="clear" w:color="auto" w:fill="auto"/>
          </w:tcPr>
          <w:p w14:paraId="371BA458"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r>
      <w:tr w:rsidR="000D11A1" w:rsidRPr="00406E3F" w14:paraId="0329818B" w14:textId="77777777" w:rsidTr="004562C0">
        <w:trPr>
          <w:trHeight w:val="85"/>
        </w:trPr>
        <w:tc>
          <w:tcPr>
            <w:tcW w:w="1944" w:type="pct"/>
          </w:tcPr>
          <w:p w14:paraId="57719A62"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b/>
                <w:bCs/>
                <w:sz w:val="24"/>
                <w:szCs w:val="24"/>
              </w:rPr>
              <w:t>Sanitation facility</w:t>
            </w:r>
          </w:p>
        </w:tc>
        <w:tc>
          <w:tcPr>
            <w:tcW w:w="998" w:type="pct"/>
          </w:tcPr>
          <w:p w14:paraId="3C3C7BD1"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484" w:type="pct"/>
          </w:tcPr>
          <w:p w14:paraId="7766CF13"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3E22F70D"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5E6C7DF8"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r>
      <w:tr w:rsidR="000D11A1" w:rsidRPr="00406E3F" w14:paraId="5B5A744F" w14:textId="77777777" w:rsidTr="004562C0">
        <w:trPr>
          <w:trHeight w:val="96"/>
        </w:trPr>
        <w:tc>
          <w:tcPr>
            <w:tcW w:w="1944" w:type="pct"/>
          </w:tcPr>
          <w:p w14:paraId="6A5B5AEE"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Improved</w:t>
            </w:r>
          </w:p>
        </w:tc>
        <w:tc>
          <w:tcPr>
            <w:tcW w:w="998" w:type="pct"/>
          </w:tcPr>
          <w:p w14:paraId="4DBC4776"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1.19 (0.82-1.74)</w:t>
            </w:r>
          </w:p>
        </w:tc>
        <w:tc>
          <w:tcPr>
            <w:tcW w:w="484" w:type="pct"/>
          </w:tcPr>
          <w:p w14:paraId="4B0E5308"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0.250</w:t>
            </w:r>
          </w:p>
        </w:tc>
        <w:tc>
          <w:tcPr>
            <w:tcW w:w="1053" w:type="pct"/>
            <w:shd w:val="clear" w:color="auto" w:fill="auto"/>
          </w:tcPr>
          <w:p w14:paraId="7F943996"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w:t>
            </w:r>
          </w:p>
        </w:tc>
        <w:tc>
          <w:tcPr>
            <w:tcW w:w="521" w:type="pct"/>
            <w:shd w:val="clear" w:color="auto" w:fill="auto"/>
          </w:tcPr>
          <w:p w14:paraId="74722DF8"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w:t>
            </w:r>
          </w:p>
        </w:tc>
      </w:tr>
      <w:tr w:rsidR="000D11A1" w:rsidRPr="00406E3F" w14:paraId="0903BEB0" w14:textId="77777777" w:rsidTr="004562C0">
        <w:trPr>
          <w:trHeight w:val="85"/>
        </w:trPr>
        <w:tc>
          <w:tcPr>
            <w:tcW w:w="1944" w:type="pct"/>
          </w:tcPr>
          <w:p w14:paraId="382CE639"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Unimproved</w:t>
            </w:r>
          </w:p>
        </w:tc>
        <w:tc>
          <w:tcPr>
            <w:tcW w:w="998" w:type="pct"/>
          </w:tcPr>
          <w:p w14:paraId="2D88E549"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Reference</w:t>
            </w:r>
          </w:p>
        </w:tc>
        <w:tc>
          <w:tcPr>
            <w:tcW w:w="484" w:type="pct"/>
          </w:tcPr>
          <w:p w14:paraId="77D0ED6B"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25312226"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w:t>
            </w:r>
          </w:p>
        </w:tc>
        <w:tc>
          <w:tcPr>
            <w:tcW w:w="521" w:type="pct"/>
            <w:shd w:val="clear" w:color="auto" w:fill="auto"/>
          </w:tcPr>
          <w:p w14:paraId="68F7E471"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r>
      <w:tr w:rsidR="000D11A1" w:rsidRPr="00406E3F" w14:paraId="04A9202D" w14:textId="77777777" w:rsidTr="004562C0">
        <w:trPr>
          <w:trHeight w:val="238"/>
        </w:trPr>
        <w:tc>
          <w:tcPr>
            <w:tcW w:w="1944" w:type="pct"/>
          </w:tcPr>
          <w:p w14:paraId="6FB70E2C" w14:textId="77777777" w:rsidR="000D11A1" w:rsidRPr="00406E3F" w:rsidRDefault="000D11A1" w:rsidP="000A65CD">
            <w:pPr>
              <w:spacing w:after="0" w:line="240" w:lineRule="auto"/>
              <w:jc w:val="both"/>
              <w:rPr>
                <w:rFonts w:ascii="Times New Roman" w:eastAsia="Times New Roman" w:hAnsi="Times New Roman" w:cs="Times New Roman"/>
                <w:b/>
                <w:bCs/>
                <w:sz w:val="24"/>
                <w:szCs w:val="24"/>
              </w:rPr>
            </w:pPr>
            <w:r w:rsidRPr="00406E3F">
              <w:rPr>
                <w:rFonts w:ascii="Times New Roman" w:eastAsia="Times New Roman" w:hAnsi="Times New Roman" w:cs="Times New Roman"/>
                <w:b/>
                <w:bCs/>
                <w:sz w:val="24"/>
                <w:szCs w:val="24"/>
              </w:rPr>
              <w:t>Sold iodization</w:t>
            </w:r>
          </w:p>
        </w:tc>
        <w:tc>
          <w:tcPr>
            <w:tcW w:w="998" w:type="pct"/>
          </w:tcPr>
          <w:p w14:paraId="5CA79C94"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484" w:type="pct"/>
          </w:tcPr>
          <w:p w14:paraId="252EB781"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0C428C42"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700B82E3"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r>
      <w:tr w:rsidR="000D11A1" w:rsidRPr="00406E3F" w14:paraId="481E9815" w14:textId="77777777" w:rsidTr="004562C0">
        <w:trPr>
          <w:trHeight w:val="96"/>
        </w:trPr>
        <w:tc>
          <w:tcPr>
            <w:tcW w:w="1944" w:type="pct"/>
          </w:tcPr>
          <w:p w14:paraId="67440C6D"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Yes</w:t>
            </w:r>
          </w:p>
        </w:tc>
        <w:tc>
          <w:tcPr>
            <w:tcW w:w="998" w:type="pct"/>
          </w:tcPr>
          <w:p w14:paraId="389DA6A3"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1.05 (0.90-1.23)</w:t>
            </w:r>
          </w:p>
        </w:tc>
        <w:tc>
          <w:tcPr>
            <w:tcW w:w="484" w:type="pct"/>
          </w:tcPr>
          <w:p w14:paraId="130E8A6B"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0.527</w:t>
            </w:r>
          </w:p>
        </w:tc>
        <w:tc>
          <w:tcPr>
            <w:tcW w:w="1053" w:type="pct"/>
            <w:shd w:val="clear" w:color="auto" w:fill="auto"/>
          </w:tcPr>
          <w:p w14:paraId="2FE0DE20"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w:t>
            </w:r>
          </w:p>
        </w:tc>
        <w:tc>
          <w:tcPr>
            <w:tcW w:w="521" w:type="pct"/>
            <w:shd w:val="clear" w:color="auto" w:fill="auto"/>
          </w:tcPr>
          <w:p w14:paraId="60B62E64"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w:t>
            </w:r>
          </w:p>
        </w:tc>
      </w:tr>
      <w:tr w:rsidR="000D11A1" w:rsidRPr="00406E3F" w14:paraId="7F326AE4" w14:textId="77777777" w:rsidTr="004562C0">
        <w:trPr>
          <w:trHeight w:val="85"/>
        </w:trPr>
        <w:tc>
          <w:tcPr>
            <w:tcW w:w="1944" w:type="pct"/>
          </w:tcPr>
          <w:p w14:paraId="58BD2ABB"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No</w:t>
            </w:r>
          </w:p>
        </w:tc>
        <w:tc>
          <w:tcPr>
            <w:tcW w:w="998" w:type="pct"/>
          </w:tcPr>
          <w:p w14:paraId="6C1D1E40"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Reference</w:t>
            </w:r>
          </w:p>
        </w:tc>
        <w:tc>
          <w:tcPr>
            <w:tcW w:w="484" w:type="pct"/>
          </w:tcPr>
          <w:p w14:paraId="341E60AE"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0C6FCE8D"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w:t>
            </w:r>
          </w:p>
        </w:tc>
        <w:tc>
          <w:tcPr>
            <w:tcW w:w="521" w:type="pct"/>
            <w:shd w:val="clear" w:color="auto" w:fill="auto"/>
          </w:tcPr>
          <w:p w14:paraId="3853BACF"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tc>
      </w:tr>
    </w:tbl>
    <w:p w14:paraId="4C3BA8E9"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p w14:paraId="080E7AE1" w14:textId="77777777" w:rsidR="00DB50B6" w:rsidRDefault="00DB50B6" w:rsidP="000A65CD">
      <w:pPr>
        <w:spacing w:after="0" w:line="240" w:lineRule="auto"/>
        <w:jc w:val="both"/>
        <w:rPr>
          <w:rFonts w:ascii="Times New Roman" w:eastAsia="Times New Roman" w:hAnsi="Times New Roman" w:cs="Times New Roman"/>
          <w:b/>
          <w:sz w:val="24"/>
          <w:szCs w:val="24"/>
        </w:rPr>
      </w:pPr>
    </w:p>
    <w:p w14:paraId="27CBC4B1" w14:textId="5AC45079"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b/>
          <w:sz w:val="24"/>
          <w:szCs w:val="24"/>
        </w:rPr>
        <w:t>Table 3</w:t>
      </w:r>
      <w:r w:rsidR="0072366A">
        <w:rPr>
          <w:rFonts w:ascii="Times New Roman" w:eastAsia="Times New Roman" w:hAnsi="Times New Roman" w:cs="Times New Roman"/>
          <w:b/>
          <w:sz w:val="24"/>
          <w:szCs w:val="24"/>
        </w:rPr>
        <w:t>:</w:t>
      </w:r>
      <w:r w:rsidRPr="00406E3F">
        <w:rPr>
          <w:rFonts w:ascii="Times New Roman" w:eastAsia="Times New Roman" w:hAnsi="Times New Roman" w:cs="Times New Roman"/>
          <w:b/>
          <w:sz w:val="24"/>
          <w:szCs w:val="24"/>
        </w:rPr>
        <w:t xml:space="preserve"> Hosmer-</w:t>
      </w:r>
      <w:proofErr w:type="spellStart"/>
      <w:r w:rsidRPr="00406E3F">
        <w:rPr>
          <w:rFonts w:ascii="Times New Roman" w:eastAsia="Times New Roman" w:hAnsi="Times New Roman" w:cs="Times New Roman"/>
          <w:b/>
          <w:sz w:val="24"/>
          <w:szCs w:val="24"/>
        </w:rPr>
        <w:t>Lemeshow</w:t>
      </w:r>
      <w:proofErr w:type="spellEnd"/>
      <w:r w:rsidRPr="00406E3F">
        <w:rPr>
          <w:rFonts w:ascii="Times New Roman" w:eastAsia="Times New Roman" w:hAnsi="Times New Roman" w:cs="Times New Roman"/>
          <w:b/>
          <w:sz w:val="24"/>
          <w:szCs w:val="24"/>
        </w:rPr>
        <w:t xml:space="preserve"> Test, Area under ROC Curve, and Calibration test and classification accuracy for final logistic regression model</w:t>
      </w:r>
    </w:p>
    <w:tbl>
      <w:tblPr>
        <w:tblStyle w:val="1"/>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33"/>
        <w:gridCol w:w="1032"/>
        <w:gridCol w:w="2231"/>
        <w:gridCol w:w="1015"/>
        <w:gridCol w:w="1289"/>
        <w:gridCol w:w="1109"/>
        <w:gridCol w:w="1467"/>
      </w:tblGrid>
      <w:tr w:rsidR="000D11A1" w:rsidRPr="00406E3F" w14:paraId="6DF02587" w14:textId="77777777" w:rsidTr="002B0C3F">
        <w:tc>
          <w:tcPr>
            <w:tcW w:w="1287" w:type="pct"/>
            <w:gridSpan w:val="2"/>
            <w:vAlign w:val="center"/>
          </w:tcPr>
          <w:p w14:paraId="4F45902B" w14:textId="77777777" w:rsidR="000D11A1" w:rsidRPr="00406E3F" w:rsidRDefault="000D11A1" w:rsidP="000A65CD">
            <w:pPr>
              <w:spacing w:line="240" w:lineRule="auto"/>
              <w:jc w:val="center"/>
              <w:rPr>
                <w:rFonts w:ascii="Times New Roman" w:eastAsia="Times New Roman" w:hAnsi="Times New Roman" w:cs="Times New Roman"/>
                <w:b/>
                <w:bCs/>
                <w:sz w:val="24"/>
                <w:szCs w:val="24"/>
              </w:rPr>
            </w:pPr>
            <w:r w:rsidRPr="00406E3F">
              <w:rPr>
                <w:rFonts w:ascii="Times New Roman" w:eastAsia="Times New Roman" w:hAnsi="Times New Roman" w:cs="Times New Roman"/>
                <w:b/>
                <w:bCs/>
                <w:sz w:val="24"/>
                <w:szCs w:val="24"/>
              </w:rPr>
              <w:t>Hosmer-</w:t>
            </w:r>
            <w:proofErr w:type="spellStart"/>
            <w:r w:rsidRPr="00406E3F">
              <w:rPr>
                <w:rFonts w:ascii="Times New Roman" w:eastAsia="Times New Roman" w:hAnsi="Times New Roman" w:cs="Times New Roman"/>
                <w:b/>
                <w:bCs/>
                <w:sz w:val="24"/>
                <w:szCs w:val="24"/>
              </w:rPr>
              <w:t>Lemeshow</w:t>
            </w:r>
            <w:proofErr w:type="spellEnd"/>
            <w:r w:rsidRPr="00406E3F">
              <w:rPr>
                <w:rFonts w:ascii="Times New Roman" w:eastAsia="Times New Roman" w:hAnsi="Times New Roman" w:cs="Times New Roman"/>
                <w:b/>
                <w:bCs/>
                <w:sz w:val="24"/>
                <w:szCs w:val="24"/>
              </w:rPr>
              <w:t xml:space="preserve"> Test</w:t>
            </w:r>
          </w:p>
        </w:tc>
        <w:tc>
          <w:tcPr>
            <w:tcW w:w="1695" w:type="pct"/>
            <w:gridSpan w:val="2"/>
            <w:vAlign w:val="center"/>
          </w:tcPr>
          <w:p w14:paraId="3AB8A19B" w14:textId="77777777" w:rsidR="000D11A1" w:rsidRPr="00406E3F" w:rsidRDefault="000D11A1" w:rsidP="000A65CD">
            <w:pPr>
              <w:spacing w:line="240" w:lineRule="auto"/>
              <w:jc w:val="center"/>
              <w:rPr>
                <w:rFonts w:ascii="Times New Roman" w:eastAsia="Times New Roman" w:hAnsi="Times New Roman" w:cs="Times New Roman"/>
                <w:b/>
                <w:bCs/>
                <w:sz w:val="24"/>
                <w:szCs w:val="24"/>
              </w:rPr>
            </w:pPr>
            <w:r w:rsidRPr="00406E3F">
              <w:rPr>
                <w:rFonts w:ascii="Times New Roman" w:eastAsia="Times New Roman" w:hAnsi="Times New Roman" w:cs="Times New Roman"/>
                <w:b/>
                <w:bCs/>
                <w:sz w:val="24"/>
                <w:szCs w:val="24"/>
              </w:rPr>
              <w:t>Area Under ROC Curve</w:t>
            </w:r>
          </w:p>
        </w:tc>
        <w:tc>
          <w:tcPr>
            <w:tcW w:w="1252" w:type="pct"/>
            <w:gridSpan w:val="2"/>
            <w:shd w:val="clear" w:color="auto" w:fill="auto"/>
            <w:vAlign w:val="center"/>
          </w:tcPr>
          <w:p w14:paraId="581C84EF" w14:textId="00248F92" w:rsidR="000D11A1" w:rsidRPr="00406E3F" w:rsidRDefault="000D11A1" w:rsidP="000A65CD">
            <w:pPr>
              <w:spacing w:line="240" w:lineRule="auto"/>
              <w:jc w:val="center"/>
              <w:rPr>
                <w:rFonts w:ascii="Times New Roman" w:eastAsia="Times New Roman" w:hAnsi="Times New Roman" w:cs="Times New Roman"/>
                <w:b/>
                <w:bCs/>
                <w:sz w:val="24"/>
                <w:szCs w:val="24"/>
              </w:rPr>
            </w:pPr>
            <w:r w:rsidRPr="00406E3F">
              <w:rPr>
                <w:rFonts w:ascii="Times New Roman" w:eastAsia="Times New Roman" w:hAnsi="Times New Roman" w:cs="Times New Roman"/>
                <w:b/>
                <w:bCs/>
                <w:sz w:val="24"/>
                <w:szCs w:val="24"/>
              </w:rPr>
              <w:t>Calibration test</w:t>
            </w:r>
          </w:p>
        </w:tc>
        <w:tc>
          <w:tcPr>
            <w:tcW w:w="766" w:type="pct"/>
            <w:vAlign w:val="center"/>
          </w:tcPr>
          <w:p w14:paraId="5924A58E" w14:textId="77777777" w:rsidR="000D11A1" w:rsidRPr="00406E3F" w:rsidRDefault="000D11A1" w:rsidP="000A65CD">
            <w:pPr>
              <w:spacing w:line="240" w:lineRule="auto"/>
              <w:jc w:val="center"/>
              <w:rPr>
                <w:rFonts w:ascii="Times New Roman" w:eastAsia="Times New Roman" w:hAnsi="Times New Roman" w:cs="Times New Roman"/>
                <w:b/>
                <w:bCs/>
                <w:sz w:val="24"/>
                <w:szCs w:val="24"/>
              </w:rPr>
            </w:pPr>
            <w:r w:rsidRPr="00406E3F">
              <w:rPr>
                <w:rFonts w:ascii="Times New Roman" w:eastAsia="Times New Roman" w:hAnsi="Times New Roman" w:cs="Times New Roman"/>
                <w:b/>
                <w:bCs/>
                <w:sz w:val="24"/>
                <w:szCs w:val="24"/>
              </w:rPr>
              <w:t>Correctly classified</w:t>
            </w:r>
          </w:p>
        </w:tc>
      </w:tr>
      <w:tr w:rsidR="002B0C3F" w:rsidRPr="00406E3F" w14:paraId="7C14F993" w14:textId="77777777" w:rsidTr="002B0C3F">
        <w:trPr>
          <w:trHeight w:val="85"/>
        </w:trPr>
        <w:tc>
          <w:tcPr>
            <w:tcW w:w="748" w:type="pct"/>
            <w:vAlign w:val="center"/>
          </w:tcPr>
          <w:p w14:paraId="30DCB04B" w14:textId="77777777" w:rsidR="002B0C3F" w:rsidRPr="00406E3F" w:rsidRDefault="002B0C3F" w:rsidP="000A65CD">
            <w:pPr>
              <w:spacing w:line="240" w:lineRule="auto"/>
              <w:jc w:val="center"/>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Chi- square</w:t>
            </w:r>
          </w:p>
        </w:tc>
        <w:tc>
          <w:tcPr>
            <w:tcW w:w="539" w:type="pct"/>
            <w:vAlign w:val="center"/>
          </w:tcPr>
          <w:p w14:paraId="1D63F7A7" w14:textId="77777777" w:rsidR="002B0C3F" w:rsidRPr="00406E3F" w:rsidRDefault="002B0C3F" w:rsidP="000A65CD">
            <w:pPr>
              <w:spacing w:line="240" w:lineRule="auto"/>
              <w:jc w:val="center"/>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P-value</w:t>
            </w:r>
          </w:p>
        </w:tc>
        <w:tc>
          <w:tcPr>
            <w:tcW w:w="1165" w:type="pct"/>
            <w:vAlign w:val="center"/>
          </w:tcPr>
          <w:p w14:paraId="1F20834F" w14:textId="77777777" w:rsidR="002B0C3F" w:rsidRPr="00406E3F" w:rsidRDefault="002B0C3F" w:rsidP="000A65CD">
            <w:pPr>
              <w:spacing w:line="240" w:lineRule="auto"/>
              <w:jc w:val="center"/>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AUC</w:t>
            </w:r>
          </w:p>
        </w:tc>
        <w:tc>
          <w:tcPr>
            <w:tcW w:w="530" w:type="pct"/>
            <w:vAlign w:val="center"/>
          </w:tcPr>
          <w:p w14:paraId="3D5A25AC" w14:textId="77777777" w:rsidR="002B0C3F" w:rsidRPr="00406E3F" w:rsidRDefault="002B0C3F" w:rsidP="000A65CD">
            <w:pPr>
              <w:spacing w:line="240" w:lineRule="auto"/>
              <w:jc w:val="center"/>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P-value</w:t>
            </w:r>
          </w:p>
        </w:tc>
        <w:tc>
          <w:tcPr>
            <w:tcW w:w="673" w:type="pct"/>
            <w:vAlign w:val="center"/>
          </w:tcPr>
          <w:p w14:paraId="46640543" w14:textId="77777777" w:rsidR="002B0C3F" w:rsidRPr="00406E3F" w:rsidRDefault="002B0C3F" w:rsidP="000A65CD">
            <w:pPr>
              <w:spacing w:line="240" w:lineRule="auto"/>
              <w:jc w:val="center"/>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Test-statistic</w:t>
            </w:r>
          </w:p>
        </w:tc>
        <w:tc>
          <w:tcPr>
            <w:tcW w:w="579" w:type="pct"/>
            <w:shd w:val="clear" w:color="auto" w:fill="auto"/>
            <w:vAlign w:val="center"/>
          </w:tcPr>
          <w:p w14:paraId="062AA3A6" w14:textId="77777777" w:rsidR="002B0C3F" w:rsidRPr="00406E3F" w:rsidRDefault="002B0C3F" w:rsidP="000A65CD">
            <w:pPr>
              <w:spacing w:line="240" w:lineRule="auto"/>
              <w:jc w:val="center"/>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P-value</w:t>
            </w:r>
          </w:p>
        </w:tc>
        <w:tc>
          <w:tcPr>
            <w:tcW w:w="766" w:type="pct"/>
            <w:vMerge w:val="restart"/>
            <w:vAlign w:val="center"/>
          </w:tcPr>
          <w:p w14:paraId="2CD4D5A6" w14:textId="3D30546E" w:rsidR="002B0C3F" w:rsidRPr="00406E3F" w:rsidRDefault="002B0C3F" w:rsidP="000A65CD">
            <w:pPr>
              <w:spacing w:line="240" w:lineRule="auto"/>
              <w:jc w:val="center"/>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81.28%</w:t>
            </w:r>
          </w:p>
        </w:tc>
      </w:tr>
      <w:tr w:rsidR="002B0C3F" w:rsidRPr="00406E3F" w14:paraId="04AC6994" w14:textId="77777777" w:rsidTr="002B0C3F">
        <w:tc>
          <w:tcPr>
            <w:tcW w:w="748" w:type="pct"/>
            <w:vAlign w:val="center"/>
          </w:tcPr>
          <w:p w14:paraId="4BB7660D" w14:textId="77777777" w:rsidR="002B0C3F" w:rsidRPr="00406E3F" w:rsidRDefault="002B0C3F" w:rsidP="000A65CD">
            <w:pPr>
              <w:spacing w:line="240" w:lineRule="auto"/>
              <w:jc w:val="center"/>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4879.85</w:t>
            </w:r>
          </w:p>
        </w:tc>
        <w:tc>
          <w:tcPr>
            <w:tcW w:w="539" w:type="pct"/>
            <w:vAlign w:val="center"/>
          </w:tcPr>
          <w:p w14:paraId="55D2DF0E" w14:textId="77777777" w:rsidR="002B0C3F" w:rsidRPr="00406E3F" w:rsidRDefault="002B0C3F" w:rsidP="000A65CD">
            <w:pPr>
              <w:spacing w:line="240" w:lineRule="auto"/>
              <w:jc w:val="center"/>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0.974</w:t>
            </w:r>
          </w:p>
        </w:tc>
        <w:tc>
          <w:tcPr>
            <w:tcW w:w="1165" w:type="pct"/>
            <w:vAlign w:val="center"/>
          </w:tcPr>
          <w:p w14:paraId="15C4103A" w14:textId="77777777" w:rsidR="002B0C3F" w:rsidRPr="00406E3F" w:rsidRDefault="002B0C3F" w:rsidP="000A65CD">
            <w:pPr>
              <w:spacing w:line="240" w:lineRule="auto"/>
              <w:jc w:val="center"/>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77.49 (76.30-78.67)</w:t>
            </w:r>
          </w:p>
        </w:tc>
        <w:tc>
          <w:tcPr>
            <w:tcW w:w="530" w:type="pct"/>
            <w:vAlign w:val="center"/>
          </w:tcPr>
          <w:p w14:paraId="1DAF4961" w14:textId="77777777" w:rsidR="002B0C3F" w:rsidRPr="00406E3F" w:rsidRDefault="002B0C3F" w:rsidP="000A65CD">
            <w:pPr>
              <w:spacing w:line="240" w:lineRule="auto"/>
              <w:jc w:val="center"/>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&lt;0.001</w:t>
            </w:r>
          </w:p>
        </w:tc>
        <w:tc>
          <w:tcPr>
            <w:tcW w:w="673" w:type="pct"/>
            <w:vAlign w:val="center"/>
          </w:tcPr>
          <w:p w14:paraId="689ECC94" w14:textId="77777777" w:rsidR="002B0C3F" w:rsidRPr="00406E3F" w:rsidRDefault="002B0C3F" w:rsidP="000A65CD">
            <w:pPr>
              <w:spacing w:line="240" w:lineRule="auto"/>
              <w:jc w:val="center"/>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2.67</w:t>
            </w:r>
          </w:p>
        </w:tc>
        <w:tc>
          <w:tcPr>
            <w:tcW w:w="579" w:type="pct"/>
            <w:shd w:val="clear" w:color="auto" w:fill="auto"/>
            <w:vAlign w:val="center"/>
          </w:tcPr>
          <w:p w14:paraId="2F1B2867" w14:textId="77777777" w:rsidR="002B0C3F" w:rsidRPr="00406E3F" w:rsidRDefault="002B0C3F" w:rsidP="000A65CD">
            <w:pPr>
              <w:spacing w:line="240" w:lineRule="auto"/>
              <w:jc w:val="center"/>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0.102</w:t>
            </w:r>
          </w:p>
        </w:tc>
        <w:tc>
          <w:tcPr>
            <w:tcW w:w="766" w:type="pct"/>
            <w:vMerge/>
          </w:tcPr>
          <w:p w14:paraId="3FE9BAB4" w14:textId="0E99CBE9" w:rsidR="002B0C3F" w:rsidRPr="00406E3F" w:rsidRDefault="002B0C3F" w:rsidP="000A65CD">
            <w:pPr>
              <w:spacing w:line="240" w:lineRule="auto"/>
              <w:jc w:val="center"/>
              <w:rPr>
                <w:rFonts w:ascii="Times New Roman" w:eastAsia="Times New Roman" w:hAnsi="Times New Roman" w:cs="Times New Roman"/>
                <w:sz w:val="24"/>
                <w:szCs w:val="24"/>
              </w:rPr>
            </w:pPr>
            <w:bookmarkStart w:id="50" w:name="_heading=h.1fob9te" w:colFirst="0" w:colLast="0"/>
            <w:bookmarkEnd w:id="50"/>
          </w:p>
        </w:tc>
      </w:tr>
    </w:tbl>
    <w:p w14:paraId="655B129A" w14:textId="77777777" w:rsidR="000D11A1" w:rsidRPr="00406E3F" w:rsidRDefault="000D11A1" w:rsidP="000A65CD">
      <w:pPr>
        <w:spacing w:after="0" w:line="240" w:lineRule="auto"/>
        <w:jc w:val="both"/>
        <w:rPr>
          <w:rFonts w:ascii="Times New Roman" w:eastAsia="Arial" w:hAnsi="Times New Roman" w:cs="Times New Roman"/>
          <w:color w:val="222222"/>
          <w:sz w:val="24"/>
          <w:szCs w:val="24"/>
          <w:highlight w:val="white"/>
        </w:rPr>
      </w:pPr>
    </w:p>
    <w:p w14:paraId="71E594DB" w14:textId="77777777" w:rsidR="000D11A1" w:rsidRPr="00406E3F" w:rsidRDefault="000D11A1" w:rsidP="000A65CD">
      <w:pPr>
        <w:spacing w:after="0" w:line="240" w:lineRule="auto"/>
        <w:jc w:val="both"/>
        <w:rPr>
          <w:rFonts w:ascii="Times New Roman" w:eastAsia="Times New Roman" w:hAnsi="Times New Roman" w:cs="Times New Roman"/>
          <w:sz w:val="24"/>
          <w:szCs w:val="24"/>
        </w:rPr>
        <w:sectPr w:rsidR="000D11A1" w:rsidRPr="00406E3F" w:rsidSect="000D11A1">
          <w:footerReference w:type="default" r:id="rId13"/>
          <w:pgSz w:w="12240" w:h="15840"/>
          <w:pgMar w:top="1440" w:right="1440" w:bottom="1440" w:left="1440" w:header="720" w:footer="720" w:gutter="0"/>
          <w:lnNumType w:countBy="1" w:restart="continuous"/>
          <w:cols w:space="720"/>
          <w:docGrid w:linePitch="360"/>
        </w:sectPr>
      </w:pPr>
    </w:p>
    <w:p w14:paraId="1B1E7C6C" w14:textId="77777777" w:rsidR="000D11A1" w:rsidRPr="00406E3F" w:rsidRDefault="000D11A1" w:rsidP="000A65CD">
      <w:pPr>
        <w:spacing w:after="0" w:line="240" w:lineRule="auto"/>
        <w:jc w:val="center"/>
        <w:rPr>
          <w:rFonts w:ascii="Times New Roman" w:eastAsia="Times New Roman" w:hAnsi="Times New Roman" w:cs="Times New Roman"/>
          <w:sz w:val="24"/>
          <w:szCs w:val="24"/>
        </w:rPr>
      </w:pPr>
    </w:p>
    <w:p w14:paraId="7B97E8F0" w14:textId="617E254D" w:rsidR="000D11A1" w:rsidRPr="00406E3F" w:rsidRDefault="000D11A1" w:rsidP="000A65CD">
      <w:pPr>
        <w:spacing w:after="0" w:line="240" w:lineRule="auto"/>
        <w:jc w:val="center"/>
        <w:rPr>
          <w:rFonts w:ascii="Times New Roman" w:eastAsia="Times New Roman" w:hAnsi="Times New Roman" w:cs="Times New Roman"/>
          <w:sz w:val="24"/>
          <w:szCs w:val="24"/>
        </w:rPr>
      </w:pPr>
      <w:del w:id="51" w:author="Mohammad Nayeem Hasan" w:date="2024-12-09T00:58:00Z" w16du:dateUtc="2024-12-08T18:58:00Z">
        <w:r w:rsidRPr="00406E3F" w:rsidDel="00A97209">
          <w:rPr>
            <w:rFonts w:ascii="Times New Roman" w:hAnsi="Times New Roman" w:cs="Times New Roman"/>
            <w:noProof/>
            <w:sz w:val="24"/>
            <w:szCs w:val="24"/>
            <w:lang w:bidi="bn-BD"/>
          </w:rPr>
          <w:drawing>
            <wp:inline distT="0" distB="0" distL="0" distR="0" wp14:anchorId="0B461A7C" wp14:editId="5D3D7C1C">
              <wp:extent cx="5752465" cy="4401820"/>
              <wp:effectExtent l="0" t="0" r="635" b="0"/>
              <wp:docPr id="160820114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2465" cy="4401820"/>
                      </a:xfrm>
                      <a:prstGeom prst="rect">
                        <a:avLst/>
                      </a:prstGeom>
                      <a:noFill/>
                      <a:ln>
                        <a:noFill/>
                      </a:ln>
                    </pic:spPr>
                  </pic:pic>
                </a:graphicData>
              </a:graphic>
            </wp:inline>
          </w:drawing>
        </w:r>
      </w:del>
      <w:ins w:id="52" w:author="Mohammad Nayeem Hasan" w:date="2024-12-09T00:58:00Z" w16du:dateUtc="2024-12-08T18:58:00Z">
        <w:r w:rsidR="00A97209" w:rsidRPr="00A97209">
          <w:rPr>
            <w:rFonts w:ascii="Times New Roman" w:eastAsia="Times New Roman" w:hAnsi="Times New Roman" w:cs="Times New Roman"/>
            <w:sz w:val="24"/>
            <w:szCs w:val="24"/>
          </w:rPr>
          <w:drawing>
            <wp:inline distT="0" distB="0" distL="0" distR="0" wp14:anchorId="3F69F4E2" wp14:editId="5EE449E2">
              <wp:extent cx="5372850" cy="4086795"/>
              <wp:effectExtent l="0" t="0" r="0" b="9525"/>
              <wp:docPr id="763939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39558" name=""/>
                      <pic:cNvPicPr/>
                    </pic:nvPicPr>
                    <pic:blipFill>
                      <a:blip r:embed="rId15"/>
                      <a:stretch>
                        <a:fillRect/>
                      </a:stretch>
                    </pic:blipFill>
                    <pic:spPr>
                      <a:xfrm>
                        <a:off x="0" y="0"/>
                        <a:ext cx="5372850" cy="4086795"/>
                      </a:xfrm>
                      <a:prstGeom prst="rect">
                        <a:avLst/>
                      </a:prstGeom>
                    </pic:spPr>
                  </pic:pic>
                </a:graphicData>
              </a:graphic>
            </wp:inline>
          </w:drawing>
        </w:r>
      </w:ins>
    </w:p>
    <w:p w14:paraId="0DD037C0" w14:textId="77777777" w:rsidR="000D11A1" w:rsidRPr="00406E3F" w:rsidRDefault="000D11A1" w:rsidP="000A65CD">
      <w:pPr>
        <w:spacing w:after="0" w:line="240" w:lineRule="auto"/>
        <w:jc w:val="center"/>
        <w:rPr>
          <w:rFonts w:ascii="Times New Roman" w:eastAsia="Times New Roman" w:hAnsi="Times New Roman" w:cs="Times New Roman"/>
          <w:sz w:val="24"/>
          <w:szCs w:val="24"/>
        </w:rPr>
      </w:pPr>
    </w:p>
    <w:p w14:paraId="07F77E45" w14:textId="78344A99" w:rsidR="000D11A1" w:rsidRPr="00406E3F" w:rsidRDefault="000D11A1" w:rsidP="000A65CD">
      <w:pPr>
        <w:spacing w:after="0" w:line="240" w:lineRule="auto"/>
        <w:jc w:val="center"/>
        <w:rPr>
          <w:rFonts w:ascii="Times New Roman" w:eastAsia="Times New Roman" w:hAnsi="Times New Roman" w:cs="Times New Roman"/>
          <w:b/>
          <w:sz w:val="24"/>
          <w:szCs w:val="24"/>
        </w:rPr>
      </w:pPr>
      <w:commentRangeStart w:id="53"/>
      <w:commentRangeStart w:id="54"/>
      <w:r w:rsidRPr="00406E3F">
        <w:rPr>
          <w:rFonts w:ascii="Times New Roman" w:eastAsia="Times New Roman" w:hAnsi="Times New Roman" w:cs="Times New Roman"/>
          <w:b/>
          <w:sz w:val="24"/>
          <w:szCs w:val="24"/>
        </w:rPr>
        <w:t>Figure 1</w:t>
      </w:r>
      <w:r w:rsidR="00C14726">
        <w:rPr>
          <w:rFonts w:ascii="Times New Roman" w:eastAsia="Times New Roman" w:hAnsi="Times New Roman" w:cs="Times New Roman"/>
          <w:b/>
          <w:sz w:val="24"/>
          <w:szCs w:val="24"/>
        </w:rPr>
        <w:t>:</w:t>
      </w:r>
      <w:r w:rsidRPr="00406E3F">
        <w:rPr>
          <w:rFonts w:ascii="Times New Roman" w:eastAsia="Times New Roman" w:hAnsi="Times New Roman" w:cs="Times New Roman"/>
          <w:b/>
          <w:sz w:val="24"/>
          <w:szCs w:val="24"/>
        </w:rPr>
        <w:t xml:space="preserve"> Schematic diagram of the analytic study sample</w:t>
      </w:r>
      <w:commentRangeEnd w:id="53"/>
      <w:r w:rsidR="00BC283C">
        <w:rPr>
          <w:rStyle w:val="CommentReference"/>
        </w:rPr>
        <w:commentReference w:id="53"/>
      </w:r>
      <w:commentRangeEnd w:id="54"/>
      <w:r w:rsidR="00145DC0">
        <w:rPr>
          <w:rStyle w:val="CommentReference"/>
        </w:rPr>
        <w:commentReference w:id="54"/>
      </w:r>
    </w:p>
    <w:p w14:paraId="3CB3D56A" w14:textId="77777777" w:rsidR="000D11A1" w:rsidRPr="00406E3F" w:rsidRDefault="000D11A1" w:rsidP="000A65CD">
      <w:pPr>
        <w:spacing w:after="0" w:line="240" w:lineRule="auto"/>
        <w:jc w:val="center"/>
        <w:rPr>
          <w:rFonts w:ascii="Times New Roman" w:eastAsia="Times New Roman" w:hAnsi="Times New Roman" w:cs="Times New Roman"/>
          <w:sz w:val="24"/>
          <w:szCs w:val="24"/>
        </w:rPr>
      </w:pPr>
    </w:p>
    <w:p w14:paraId="5A0F0DC3" w14:textId="77777777" w:rsidR="000D11A1" w:rsidRPr="00406E3F" w:rsidRDefault="000D11A1" w:rsidP="000A65CD">
      <w:pPr>
        <w:spacing w:after="0" w:line="240" w:lineRule="auto"/>
        <w:jc w:val="center"/>
        <w:rPr>
          <w:rFonts w:ascii="Times New Roman" w:eastAsia="Times New Roman" w:hAnsi="Times New Roman" w:cs="Times New Roman"/>
          <w:sz w:val="24"/>
          <w:szCs w:val="24"/>
        </w:rPr>
      </w:pPr>
    </w:p>
    <w:p w14:paraId="0E8FCBE8"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p w14:paraId="3D8E437F"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p w14:paraId="15C02C2A"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p w14:paraId="086B169C"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r w:rsidRPr="00406E3F">
        <w:rPr>
          <w:rFonts w:ascii="Times New Roman" w:eastAsia="Times New Roman" w:hAnsi="Times New Roman" w:cs="Times New Roman"/>
          <w:sz w:val="24"/>
          <w:szCs w:val="24"/>
        </w:rPr>
        <w:t xml:space="preserve"> </w:t>
      </w:r>
    </w:p>
    <w:tbl>
      <w:tblPr>
        <w:tblStyle w:val="TableGrid"/>
        <w:tblW w:w="5000" w:type="pct"/>
        <w:tblLook w:val="04A0" w:firstRow="1" w:lastRow="0" w:firstColumn="1" w:lastColumn="0" w:noHBand="0" w:noVBand="1"/>
      </w:tblPr>
      <w:tblGrid>
        <w:gridCol w:w="4275"/>
        <w:gridCol w:w="4274"/>
        <w:gridCol w:w="4627"/>
      </w:tblGrid>
      <w:tr w:rsidR="000D11A1" w:rsidRPr="00406E3F" w14:paraId="01C59B74" w14:textId="77777777" w:rsidTr="00995F7C">
        <w:tc>
          <w:tcPr>
            <w:tcW w:w="1501" w:type="pct"/>
          </w:tcPr>
          <w:p w14:paraId="0F4F1FDD" w14:textId="77777777" w:rsidR="000D11A1" w:rsidRPr="00406E3F" w:rsidRDefault="000D11A1" w:rsidP="000A65CD">
            <w:pPr>
              <w:spacing w:line="240" w:lineRule="auto"/>
              <w:jc w:val="both"/>
              <w:rPr>
                <w:rFonts w:ascii="Times New Roman" w:eastAsia="Times New Roman" w:hAnsi="Times New Roman" w:cs="Times New Roman"/>
                <w:sz w:val="24"/>
                <w:szCs w:val="24"/>
              </w:rPr>
            </w:pPr>
            <w:r w:rsidRPr="00406E3F">
              <w:rPr>
                <w:rFonts w:ascii="Times New Roman" w:hAnsi="Times New Roman" w:cs="Times New Roman"/>
                <w:noProof/>
                <w:sz w:val="24"/>
                <w:szCs w:val="24"/>
                <w:lang w:bidi="bn-BD"/>
              </w:rPr>
              <w:lastRenderedPageBreak/>
              <w:drawing>
                <wp:inline distT="0" distB="0" distL="0" distR="0" wp14:anchorId="1A90022F" wp14:editId="21B07E66">
                  <wp:extent cx="2577714" cy="1876302"/>
                  <wp:effectExtent l="0" t="0" r="0" b="0"/>
                  <wp:docPr id="2774529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89617" cy="1884966"/>
                          </a:xfrm>
                          <a:prstGeom prst="rect">
                            <a:avLst/>
                          </a:prstGeom>
                          <a:noFill/>
                          <a:ln>
                            <a:noFill/>
                          </a:ln>
                        </pic:spPr>
                      </pic:pic>
                    </a:graphicData>
                  </a:graphic>
                </wp:inline>
              </w:drawing>
            </w:r>
          </w:p>
        </w:tc>
        <w:tc>
          <w:tcPr>
            <w:tcW w:w="1460" w:type="pct"/>
          </w:tcPr>
          <w:p w14:paraId="698615CF" w14:textId="77777777" w:rsidR="000D11A1" w:rsidRPr="00406E3F" w:rsidRDefault="000D11A1" w:rsidP="000A65CD">
            <w:pPr>
              <w:spacing w:line="240" w:lineRule="auto"/>
              <w:jc w:val="both"/>
              <w:rPr>
                <w:rFonts w:ascii="Times New Roman" w:eastAsia="Times New Roman" w:hAnsi="Times New Roman" w:cs="Times New Roman"/>
                <w:sz w:val="24"/>
                <w:szCs w:val="24"/>
              </w:rPr>
            </w:pPr>
            <w:r w:rsidRPr="00406E3F">
              <w:rPr>
                <w:rFonts w:ascii="Times New Roman" w:hAnsi="Times New Roman" w:cs="Times New Roman"/>
                <w:noProof/>
                <w:sz w:val="24"/>
                <w:szCs w:val="24"/>
                <w:lang w:bidi="bn-BD"/>
              </w:rPr>
              <w:drawing>
                <wp:inline distT="0" distB="0" distL="0" distR="0" wp14:anchorId="0AEDC0D0" wp14:editId="5E0A900D">
                  <wp:extent cx="2577008" cy="1875790"/>
                  <wp:effectExtent l="0" t="0" r="0" b="0"/>
                  <wp:docPr id="417993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99836" cy="1892406"/>
                          </a:xfrm>
                          <a:prstGeom prst="rect">
                            <a:avLst/>
                          </a:prstGeom>
                          <a:noFill/>
                          <a:ln>
                            <a:noFill/>
                          </a:ln>
                        </pic:spPr>
                      </pic:pic>
                    </a:graphicData>
                  </a:graphic>
                </wp:inline>
              </w:drawing>
            </w:r>
          </w:p>
        </w:tc>
        <w:tc>
          <w:tcPr>
            <w:tcW w:w="2039" w:type="pct"/>
          </w:tcPr>
          <w:p w14:paraId="57FF8CB3" w14:textId="77777777" w:rsidR="000D11A1" w:rsidRPr="00406E3F" w:rsidRDefault="000D11A1" w:rsidP="000A65CD">
            <w:pPr>
              <w:spacing w:line="240" w:lineRule="auto"/>
              <w:jc w:val="both"/>
              <w:rPr>
                <w:rFonts w:ascii="Times New Roman" w:eastAsia="Times New Roman" w:hAnsi="Times New Roman" w:cs="Times New Roman"/>
                <w:sz w:val="24"/>
                <w:szCs w:val="24"/>
              </w:rPr>
            </w:pPr>
            <w:r w:rsidRPr="00406E3F">
              <w:rPr>
                <w:rFonts w:ascii="Times New Roman" w:hAnsi="Times New Roman" w:cs="Times New Roman"/>
                <w:noProof/>
                <w:sz w:val="24"/>
                <w:szCs w:val="24"/>
                <w:lang w:bidi="bn-BD"/>
              </w:rPr>
              <w:drawing>
                <wp:inline distT="0" distB="0" distL="0" distR="0" wp14:anchorId="56452E2B" wp14:editId="37091398">
                  <wp:extent cx="2623812" cy="1909858"/>
                  <wp:effectExtent l="0" t="0" r="5715" b="0"/>
                  <wp:docPr id="20015607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0178" cy="1921771"/>
                          </a:xfrm>
                          <a:prstGeom prst="rect">
                            <a:avLst/>
                          </a:prstGeom>
                          <a:noFill/>
                          <a:ln>
                            <a:noFill/>
                          </a:ln>
                        </pic:spPr>
                      </pic:pic>
                    </a:graphicData>
                  </a:graphic>
                </wp:inline>
              </w:drawing>
            </w:r>
          </w:p>
        </w:tc>
      </w:tr>
      <w:tr w:rsidR="000D11A1" w:rsidRPr="00406E3F" w14:paraId="56AD79BF" w14:textId="77777777" w:rsidTr="00995F7C">
        <w:tc>
          <w:tcPr>
            <w:tcW w:w="1501" w:type="pct"/>
          </w:tcPr>
          <w:p w14:paraId="14E95E40" w14:textId="4A33DDEC" w:rsidR="000D11A1" w:rsidRPr="00406E3F" w:rsidRDefault="000D11A1" w:rsidP="000A65CD">
            <w:pPr>
              <w:spacing w:line="240" w:lineRule="auto"/>
              <w:jc w:val="center"/>
              <w:rPr>
                <w:rFonts w:ascii="Times New Roman" w:eastAsia="Times New Roman" w:hAnsi="Times New Roman" w:cs="Times New Roman"/>
                <w:b/>
                <w:bCs/>
                <w:sz w:val="24"/>
                <w:szCs w:val="24"/>
              </w:rPr>
            </w:pPr>
            <w:r w:rsidRPr="00406E3F">
              <w:rPr>
                <w:rFonts w:ascii="Times New Roman" w:eastAsia="Times New Roman" w:hAnsi="Times New Roman" w:cs="Times New Roman"/>
                <w:b/>
                <w:bCs/>
                <w:sz w:val="24"/>
                <w:szCs w:val="24"/>
              </w:rPr>
              <w:t>Figure 2(a)</w:t>
            </w:r>
            <w:r w:rsidR="00DB50B6">
              <w:rPr>
                <w:rFonts w:ascii="Times New Roman" w:eastAsia="Times New Roman" w:hAnsi="Times New Roman" w:cs="Times New Roman"/>
                <w:b/>
                <w:bCs/>
                <w:sz w:val="24"/>
                <w:szCs w:val="24"/>
              </w:rPr>
              <w:t>:</w:t>
            </w:r>
            <w:r w:rsidRPr="00406E3F">
              <w:rPr>
                <w:rFonts w:ascii="Times New Roman" w:eastAsia="Times New Roman" w:hAnsi="Times New Roman" w:cs="Times New Roman"/>
                <w:b/>
                <w:bCs/>
                <w:sz w:val="24"/>
                <w:szCs w:val="24"/>
              </w:rPr>
              <w:t xml:space="preserve"> Sensitivity analysis</w:t>
            </w:r>
          </w:p>
        </w:tc>
        <w:tc>
          <w:tcPr>
            <w:tcW w:w="1460" w:type="pct"/>
          </w:tcPr>
          <w:p w14:paraId="57D17E10" w14:textId="3628A526" w:rsidR="000D11A1" w:rsidRPr="00406E3F" w:rsidRDefault="00C14726" w:rsidP="000A65CD">
            <w:pPr>
              <w:spacing w:line="240" w:lineRule="auto"/>
              <w:jc w:val="center"/>
              <w:rPr>
                <w:rFonts w:ascii="Times New Roman" w:eastAsia="Times New Roman" w:hAnsi="Times New Roman" w:cs="Times New Roman"/>
                <w:b/>
                <w:bCs/>
                <w:sz w:val="24"/>
                <w:szCs w:val="24"/>
              </w:rPr>
            </w:pPr>
            <w:r w:rsidRPr="00406E3F">
              <w:rPr>
                <w:rFonts w:ascii="Times New Roman" w:eastAsia="Times New Roman" w:hAnsi="Times New Roman" w:cs="Times New Roman"/>
                <w:b/>
                <w:bCs/>
                <w:sz w:val="24"/>
                <w:szCs w:val="24"/>
              </w:rPr>
              <w:t xml:space="preserve">Figure </w:t>
            </w:r>
            <w:r w:rsidR="000D11A1" w:rsidRPr="00406E3F">
              <w:rPr>
                <w:rFonts w:ascii="Times New Roman" w:eastAsia="Times New Roman" w:hAnsi="Times New Roman" w:cs="Times New Roman"/>
                <w:b/>
                <w:bCs/>
                <w:sz w:val="24"/>
                <w:szCs w:val="24"/>
              </w:rPr>
              <w:t>2(b)</w:t>
            </w:r>
            <w:r w:rsidR="00DB50B6">
              <w:rPr>
                <w:rFonts w:ascii="Times New Roman" w:eastAsia="Times New Roman" w:hAnsi="Times New Roman" w:cs="Times New Roman"/>
                <w:b/>
                <w:bCs/>
                <w:sz w:val="24"/>
                <w:szCs w:val="24"/>
              </w:rPr>
              <w:t>:</w:t>
            </w:r>
            <w:r w:rsidR="000D11A1" w:rsidRPr="00406E3F">
              <w:rPr>
                <w:rFonts w:ascii="Times New Roman" w:eastAsia="Times New Roman" w:hAnsi="Times New Roman" w:cs="Times New Roman"/>
                <w:b/>
                <w:bCs/>
                <w:sz w:val="24"/>
                <w:szCs w:val="24"/>
              </w:rPr>
              <w:t xml:space="preserve"> Area Under ROC curve</w:t>
            </w:r>
          </w:p>
        </w:tc>
        <w:tc>
          <w:tcPr>
            <w:tcW w:w="2039" w:type="pct"/>
          </w:tcPr>
          <w:p w14:paraId="1ADE213A" w14:textId="463696B1" w:rsidR="000D11A1" w:rsidRPr="00406E3F" w:rsidRDefault="00C14726" w:rsidP="000A65CD">
            <w:pPr>
              <w:spacing w:line="240" w:lineRule="auto"/>
              <w:jc w:val="center"/>
              <w:rPr>
                <w:rFonts w:ascii="Times New Roman" w:eastAsia="Times New Roman" w:hAnsi="Times New Roman" w:cs="Times New Roman"/>
                <w:b/>
                <w:bCs/>
                <w:sz w:val="24"/>
                <w:szCs w:val="24"/>
              </w:rPr>
            </w:pPr>
            <w:r w:rsidRPr="00406E3F">
              <w:rPr>
                <w:rFonts w:ascii="Times New Roman" w:eastAsia="Times New Roman" w:hAnsi="Times New Roman" w:cs="Times New Roman"/>
                <w:b/>
                <w:bCs/>
                <w:sz w:val="24"/>
                <w:szCs w:val="24"/>
              </w:rPr>
              <w:t xml:space="preserve">Figure </w:t>
            </w:r>
            <w:r w:rsidR="000D11A1" w:rsidRPr="00406E3F">
              <w:rPr>
                <w:rFonts w:ascii="Times New Roman" w:eastAsia="Times New Roman" w:hAnsi="Times New Roman" w:cs="Times New Roman"/>
                <w:b/>
                <w:bCs/>
                <w:sz w:val="24"/>
                <w:szCs w:val="24"/>
              </w:rPr>
              <w:t>2(c)</w:t>
            </w:r>
            <w:r w:rsidR="00DB50B6">
              <w:rPr>
                <w:rFonts w:ascii="Times New Roman" w:eastAsia="Times New Roman" w:hAnsi="Times New Roman" w:cs="Times New Roman"/>
                <w:b/>
                <w:bCs/>
                <w:sz w:val="24"/>
                <w:szCs w:val="24"/>
              </w:rPr>
              <w:t>:</w:t>
            </w:r>
            <w:r w:rsidR="000D11A1" w:rsidRPr="00406E3F">
              <w:rPr>
                <w:rFonts w:ascii="Times New Roman" w:eastAsia="Times New Roman" w:hAnsi="Times New Roman" w:cs="Times New Roman"/>
                <w:b/>
                <w:bCs/>
                <w:sz w:val="24"/>
                <w:szCs w:val="24"/>
              </w:rPr>
              <w:t xml:space="preserve"> Calibration belt plot</w:t>
            </w:r>
          </w:p>
        </w:tc>
      </w:tr>
      <w:bookmarkEnd w:id="2"/>
    </w:tbl>
    <w:p w14:paraId="58247FC2" w14:textId="77777777" w:rsidR="000D11A1" w:rsidRPr="00406E3F" w:rsidRDefault="000D11A1" w:rsidP="000A65CD">
      <w:pPr>
        <w:spacing w:after="0" w:line="240" w:lineRule="auto"/>
        <w:jc w:val="both"/>
        <w:rPr>
          <w:rFonts w:ascii="Times New Roman" w:eastAsia="Times New Roman" w:hAnsi="Times New Roman" w:cs="Times New Roman"/>
          <w:sz w:val="24"/>
          <w:szCs w:val="24"/>
        </w:rPr>
      </w:pPr>
    </w:p>
    <w:sectPr w:rsidR="000D11A1" w:rsidRPr="00406E3F" w:rsidSect="003133BB">
      <w:footerReference w:type="default" r:id="rId19"/>
      <w:pgSz w:w="15840" w:h="12240" w:orient="landscape"/>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9" w:author="User" w:date="2024-08-21T10:18:00Z" w:initials="U">
    <w:p w14:paraId="580B7FA8" w14:textId="065FE8F3" w:rsidR="0014099A" w:rsidRDefault="0014099A">
      <w:pPr>
        <w:pStyle w:val="CommentText"/>
      </w:pPr>
      <w:r>
        <w:rPr>
          <w:rStyle w:val="CommentReference"/>
        </w:rPr>
        <w:annotationRef/>
      </w:r>
      <w:r>
        <w:t>I rewrite the abstract and keep this</w:t>
      </w:r>
    </w:p>
  </w:comment>
  <w:comment w:id="18" w:author="User" w:date="2024-08-21T11:53:00Z" w:initials="U">
    <w:p w14:paraId="4AA81D34" w14:textId="77777777" w:rsidR="00DB0D38" w:rsidRDefault="00DB0D38">
      <w:pPr>
        <w:pStyle w:val="CommentText"/>
      </w:pPr>
      <w:r>
        <w:rPr>
          <w:rStyle w:val="CommentReference"/>
        </w:rPr>
        <w:annotationRef/>
      </w:r>
      <w:r>
        <w:t xml:space="preserve">Make sure your discussion cover the following variables </w:t>
      </w:r>
    </w:p>
    <w:p w14:paraId="6D9E775E" w14:textId="77777777" w:rsidR="00DB0D38" w:rsidRDefault="00DB0D38">
      <w:pPr>
        <w:pStyle w:val="CommentText"/>
      </w:pPr>
    </w:p>
    <w:p w14:paraId="6C99944F" w14:textId="2E753C44" w:rsidR="00DB0D38" w:rsidRDefault="00DB0D38">
      <w:pPr>
        <w:pStyle w:val="CommentText"/>
      </w:pPr>
      <w:r w:rsidRPr="00DB0D38">
        <w:rPr>
          <w:rFonts w:ascii="Times New Roman" w:eastAsia="Times New Roman" w:hAnsi="Times New Roman" w:cs="Times New Roman"/>
          <w:sz w:val="24"/>
          <w:szCs w:val="24"/>
        </w:rPr>
        <w:t>The analysis shows that older children, those living in Mymensingh, and those with mothers who are younger or have higher education levels are more likely to participate in ECE. Additionally, having books in the household and good nutritional status is associated with higher participation rates, while Bengali ethnicity is linked to lower odds of ECE participation</w:t>
      </w:r>
    </w:p>
  </w:comment>
  <w:comment w:id="36" w:author="User" w:date="2024-08-21T11:45:00Z" w:initials="U">
    <w:p w14:paraId="70B366AF" w14:textId="55F2459B" w:rsidR="00DB0D38" w:rsidRDefault="00DB0D38">
      <w:pPr>
        <w:pStyle w:val="CommentText"/>
      </w:pPr>
      <w:r>
        <w:rPr>
          <w:rStyle w:val="CommentReference"/>
        </w:rPr>
        <w:annotationRef/>
      </w:r>
      <w:r>
        <w:t>This must be based on Key results</w:t>
      </w:r>
    </w:p>
  </w:comment>
  <w:comment w:id="45" w:author="User" w:date="2024-08-21T09:37:00Z" w:initials="U">
    <w:p w14:paraId="6431F381" w14:textId="7576507A" w:rsidR="00EB2C8D" w:rsidRDefault="00EB2C8D">
      <w:pPr>
        <w:pStyle w:val="CommentText"/>
      </w:pPr>
      <w:r>
        <w:rPr>
          <w:rStyle w:val="CommentReference"/>
        </w:rPr>
        <w:annotationRef/>
      </w:r>
      <w:r>
        <w:t>ECE yes 1782 in the flow chart Figure. But here 1832</w:t>
      </w:r>
      <w:r w:rsidR="00BC283C">
        <w:t>, if I sum both male and female</w:t>
      </w:r>
      <w:r>
        <w:t>. Why there two number is dissimilar??</w:t>
      </w:r>
    </w:p>
  </w:comment>
  <w:comment w:id="46" w:author="Mohammad Nayeem Hasan" w:date="2024-12-09T01:02:00Z" w:initials="MH">
    <w:p w14:paraId="2CAB521A" w14:textId="7E2F5AF6" w:rsidR="006A23EE" w:rsidRDefault="006A23EE">
      <w:pPr>
        <w:pStyle w:val="CommentText"/>
      </w:pPr>
      <w:r>
        <w:rPr>
          <w:rStyle w:val="CommentReference"/>
        </w:rPr>
        <w:annotationRef/>
      </w:r>
      <w:r>
        <w:t xml:space="preserve">We made correction on flow chart.  </w:t>
      </w:r>
    </w:p>
  </w:comment>
  <w:comment w:id="47" w:author="User" w:date="2024-08-21T09:38:00Z" w:initials="U">
    <w:p w14:paraId="56FA51DA" w14:textId="77777777" w:rsidR="00BC283C" w:rsidRDefault="00BC283C">
      <w:pPr>
        <w:pStyle w:val="CommentText"/>
      </w:pPr>
      <w:r>
        <w:rPr>
          <w:rStyle w:val="CommentReference"/>
        </w:rPr>
        <w:annotationRef/>
      </w:r>
      <w:r>
        <w:t>Here should be 7665 but now I see 7614</w:t>
      </w:r>
    </w:p>
    <w:p w14:paraId="4743EB8F" w14:textId="77777777" w:rsidR="00BC283C" w:rsidRDefault="00BC283C">
      <w:pPr>
        <w:pStyle w:val="CommentText"/>
      </w:pPr>
    </w:p>
    <w:p w14:paraId="01F23BBB" w14:textId="78C23EA8" w:rsidR="00BC283C" w:rsidRDefault="00BC283C">
      <w:pPr>
        <w:pStyle w:val="CommentText"/>
      </w:pPr>
      <w:r>
        <w:t>I think all numbers should be check and must be consistent across the tables</w:t>
      </w:r>
    </w:p>
  </w:comment>
  <w:comment w:id="48" w:author="Mohammad Nayeem Hasan" w:date="2024-12-09T01:07:00Z" w:initials="MH">
    <w:p w14:paraId="33B62B1D" w14:textId="178DD6A5" w:rsidR="006A23EE" w:rsidRDefault="006A23EE">
      <w:pPr>
        <w:pStyle w:val="CommentText"/>
      </w:pPr>
      <w:r>
        <w:rPr>
          <w:rStyle w:val="CommentReference"/>
        </w:rPr>
        <w:annotationRef/>
      </w:r>
      <w:r>
        <w:t>All numbers are correct here. I discuss with Baker Bhai with sample weight issue. We notice that report didn’t consider sample weight in the table. But we consider sample weight here. Thus, the number is little mismatch. I changed flowchart accordingly.</w:t>
      </w:r>
    </w:p>
  </w:comment>
  <w:comment w:id="53" w:author="User" w:date="2024-08-21T09:42:00Z" w:initials="U">
    <w:p w14:paraId="559D93F0" w14:textId="5BA40C60" w:rsidR="00BC283C" w:rsidRDefault="00BC283C">
      <w:pPr>
        <w:pStyle w:val="CommentText"/>
      </w:pPr>
      <w:r>
        <w:rPr>
          <w:rStyle w:val="CommentReference"/>
        </w:rPr>
        <w:annotationRef/>
      </w:r>
      <w:r>
        <w:t>ECE yes here 1782 but in table is different, so check all number.</w:t>
      </w:r>
    </w:p>
  </w:comment>
  <w:comment w:id="54" w:author="Mohammad Nayeem Hasan" w:date="2024-12-09T00:59:00Z" w:initials="MH">
    <w:p w14:paraId="27BC6955" w14:textId="27FE93FB" w:rsidR="00145DC0" w:rsidRDefault="00145DC0">
      <w:pPr>
        <w:pStyle w:val="CommentText"/>
      </w:pPr>
      <w:r>
        <w:rPr>
          <w:rStyle w:val="CommentReference"/>
        </w:rPr>
        <w:annotationRef/>
      </w:r>
      <w:r>
        <w:t xml:space="preserve">Numbers are correct in the table. I also corrected in this flow chart.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80B7FA8" w15:done="0"/>
  <w15:commentEx w15:paraId="6C99944F" w15:done="0"/>
  <w15:commentEx w15:paraId="70B366AF" w15:done="0"/>
  <w15:commentEx w15:paraId="6431F381" w15:done="0"/>
  <w15:commentEx w15:paraId="2CAB521A" w15:paraIdParent="6431F381" w15:done="0"/>
  <w15:commentEx w15:paraId="01F23BBB" w15:done="0"/>
  <w15:commentEx w15:paraId="33B62B1D" w15:paraIdParent="01F23BBB" w15:done="0"/>
  <w15:commentEx w15:paraId="559D93F0" w15:done="0"/>
  <w15:commentEx w15:paraId="27BC6955" w15:paraIdParent="559D93F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7A96098" w16cex:dateUtc="2024-12-08T19:02:00Z"/>
  <w16cex:commentExtensible w16cex:durableId="1939ECC9" w16cex:dateUtc="2024-12-08T19:07:00Z"/>
  <w16cex:commentExtensible w16cex:durableId="396F490D" w16cex:dateUtc="2024-12-08T18: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80B7FA8" w16cid:durableId="44E92065"/>
  <w16cid:commentId w16cid:paraId="6C99944F" w16cid:durableId="0E9F1655"/>
  <w16cid:commentId w16cid:paraId="70B366AF" w16cid:durableId="249B721B"/>
  <w16cid:commentId w16cid:paraId="6431F381" w16cid:durableId="5D54FCD0"/>
  <w16cid:commentId w16cid:paraId="2CAB521A" w16cid:durableId="17A96098"/>
  <w16cid:commentId w16cid:paraId="01F23BBB" w16cid:durableId="3CD90F06"/>
  <w16cid:commentId w16cid:paraId="33B62B1D" w16cid:durableId="1939ECC9"/>
  <w16cid:commentId w16cid:paraId="559D93F0" w16cid:durableId="13C4A551"/>
  <w16cid:commentId w16cid:paraId="27BC6955" w16cid:durableId="396F49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C7771A" w14:textId="77777777" w:rsidR="00E97AE8" w:rsidRDefault="00E97AE8" w:rsidP="00E6562F">
      <w:pPr>
        <w:spacing w:after="0" w:line="240" w:lineRule="auto"/>
      </w:pPr>
      <w:r>
        <w:separator/>
      </w:r>
    </w:p>
  </w:endnote>
  <w:endnote w:type="continuationSeparator" w:id="0">
    <w:p w14:paraId="1BB32997" w14:textId="77777777" w:rsidR="00E97AE8" w:rsidRDefault="00E97AE8" w:rsidP="00E65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MinionPro-Regular">
    <w:altName w:val="Cambria"/>
    <w:charset w:val="00"/>
    <w:family w:val="roman"/>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1996409"/>
      <w:docPartObj>
        <w:docPartGallery w:val="Page Numbers (Bottom of Page)"/>
        <w:docPartUnique/>
      </w:docPartObj>
    </w:sdtPr>
    <w:sdtEndPr>
      <w:rPr>
        <w:noProof/>
      </w:rPr>
    </w:sdtEndPr>
    <w:sdtContent>
      <w:p w14:paraId="5A195CC0" w14:textId="77777777" w:rsidR="00AF2DED" w:rsidRDefault="00AF2DED">
        <w:pPr>
          <w:pStyle w:val="Footer"/>
          <w:jc w:val="center"/>
        </w:pPr>
        <w:r>
          <w:fldChar w:fldCharType="begin"/>
        </w:r>
        <w:r>
          <w:instrText xml:space="preserve"> PAGE   \* MERGEFORMAT </w:instrText>
        </w:r>
        <w:r>
          <w:fldChar w:fldCharType="separate"/>
        </w:r>
        <w:r w:rsidR="00DB0D38">
          <w:rPr>
            <w:noProof/>
          </w:rPr>
          <w:t>14</w:t>
        </w:r>
        <w:r>
          <w:rPr>
            <w:noProof/>
          </w:rPr>
          <w:fldChar w:fldCharType="end"/>
        </w:r>
      </w:p>
    </w:sdtContent>
  </w:sdt>
  <w:p w14:paraId="1A08290A" w14:textId="77777777" w:rsidR="00AF2DED" w:rsidRDefault="00AF2D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73108693"/>
      <w:docPartObj>
        <w:docPartGallery w:val="Page Numbers (Bottom of Page)"/>
        <w:docPartUnique/>
      </w:docPartObj>
    </w:sdtPr>
    <w:sdtEndPr>
      <w:rPr>
        <w:noProof/>
      </w:rPr>
    </w:sdtEndPr>
    <w:sdtContent>
      <w:p w14:paraId="6B7AC99C" w14:textId="43583D4D" w:rsidR="00AF2DED" w:rsidRDefault="00AF2DED">
        <w:pPr>
          <w:pStyle w:val="Footer"/>
          <w:jc w:val="center"/>
        </w:pPr>
        <w:r>
          <w:fldChar w:fldCharType="begin"/>
        </w:r>
        <w:r>
          <w:instrText xml:space="preserve"> PAGE   \* MERGEFORMAT </w:instrText>
        </w:r>
        <w:r>
          <w:fldChar w:fldCharType="separate"/>
        </w:r>
        <w:r w:rsidR="00DB0D38">
          <w:rPr>
            <w:noProof/>
          </w:rPr>
          <w:t>28</w:t>
        </w:r>
        <w:r>
          <w:rPr>
            <w:noProof/>
          </w:rPr>
          <w:fldChar w:fldCharType="end"/>
        </w:r>
      </w:p>
    </w:sdtContent>
  </w:sdt>
  <w:p w14:paraId="2B9A1F41" w14:textId="77777777" w:rsidR="00AF2DED" w:rsidRDefault="00AF2D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E2B649" w14:textId="77777777" w:rsidR="00E97AE8" w:rsidRDefault="00E97AE8" w:rsidP="00E6562F">
      <w:pPr>
        <w:spacing w:after="0" w:line="240" w:lineRule="auto"/>
      </w:pPr>
      <w:r>
        <w:separator/>
      </w:r>
    </w:p>
  </w:footnote>
  <w:footnote w:type="continuationSeparator" w:id="0">
    <w:p w14:paraId="4BD9A0F4" w14:textId="77777777" w:rsidR="00E97AE8" w:rsidRDefault="00E97AE8" w:rsidP="00E656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3373C3"/>
    <w:multiLevelType w:val="multilevel"/>
    <w:tmpl w:val="AC1C3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1E5BB2"/>
    <w:multiLevelType w:val="hybridMultilevel"/>
    <w:tmpl w:val="C83AC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01637B"/>
    <w:multiLevelType w:val="hybridMultilevel"/>
    <w:tmpl w:val="A06838D0"/>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261E33"/>
    <w:multiLevelType w:val="hybridMultilevel"/>
    <w:tmpl w:val="96F24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243D75"/>
    <w:multiLevelType w:val="multilevel"/>
    <w:tmpl w:val="C8E4914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738236447">
    <w:abstractNumId w:val="3"/>
  </w:num>
  <w:num w:numId="2" w16cid:durableId="1724787039">
    <w:abstractNumId w:val="4"/>
  </w:num>
  <w:num w:numId="3" w16cid:durableId="1912617010">
    <w:abstractNumId w:val="0"/>
  </w:num>
  <w:num w:numId="4" w16cid:durableId="1500347366">
    <w:abstractNumId w:val="1"/>
  </w:num>
  <w:num w:numId="5" w16cid:durableId="61637396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ohammad Nayeem Hasan">
    <w15:presenceInfo w15:providerId="Windows Live" w15:userId="5be14f6c7eaf8e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D0A64"/>
    <w:rsid w:val="00011A39"/>
    <w:rsid w:val="000142C1"/>
    <w:rsid w:val="000151D0"/>
    <w:rsid w:val="000158DC"/>
    <w:rsid w:val="00022627"/>
    <w:rsid w:val="00023C3A"/>
    <w:rsid w:val="00024337"/>
    <w:rsid w:val="00036A59"/>
    <w:rsid w:val="00041D3E"/>
    <w:rsid w:val="00043BEA"/>
    <w:rsid w:val="000444D4"/>
    <w:rsid w:val="00044F37"/>
    <w:rsid w:val="00054426"/>
    <w:rsid w:val="00054B22"/>
    <w:rsid w:val="00054F13"/>
    <w:rsid w:val="0005535B"/>
    <w:rsid w:val="000734B5"/>
    <w:rsid w:val="00086C70"/>
    <w:rsid w:val="00096637"/>
    <w:rsid w:val="000A0930"/>
    <w:rsid w:val="000A58E2"/>
    <w:rsid w:val="000A65CD"/>
    <w:rsid w:val="000B02E9"/>
    <w:rsid w:val="000B2C61"/>
    <w:rsid w:val="000B373C"/>
    <w:rsid w:val="000C1729"/>
    <w:rsid w:val="000D0B67"/>
    <w:rsid w:val="000D11A1"/>
    <w:rsid w:val="000D3B3C"/>
    <w:rsid w:val="000E0E84"/>
    <w:rsid w:val="000E360B"/>
    <w:rsid w:val="000E69E5"/>
    <w:rsid w:val="000F05AB"/>
    <w:rsid w:val="000F16DB"/>
    <w:rsid w:val="000F2F6C"/>
    <w:rsid w:val="000F3435"/>
    <w:rsid w:val="001016CA"/>
    <w:rsid w:val="001141C9"/>
    <w:rsid w:val="00116E1F"/>
    <w:rsid w:val="001239A4"/>
    <w:rsid w:val="001261D5"/>
    <w:rsid w:val="00140430"/>
    <w:rsid w:val="0014099A"/>
    <w:rsid w:val="00141676"/>
    <w:rsid w:val="001434F9"/>
    <w:rsid w:val="00145DC0"/>
    <w:rsid w:val="001470B7"/>
    <w:rsid w:val="00147F92"/>
    <w:rsid w:val="00150858"/>
    <w:rsid w:val="0016081F"/>
    <w:rsid w:val="00160879"/>
    <w:rsid w:val="00164071"/>
    <w:rsid w:val="00166BAC"/>
    <w:rsid w:val="001820AC"/>
    <w:rsid w:val="001823A5"/>
    <w:rsid w:val="00185F8E"/>
    <w:rsid w:val="0018647E"/>
    <w:rsid w:val="00190ECE"/>
    <w:rsid w:val="001951D8"/>
    <w:rsid w:val="001970F7"/>
    <w:rsid w:val="00197B44"/>
    <w:rsid w:val="001B5662"/>
    <w:rsid w:val="001C1BAA"/>
    <w:rsid w:val="001D04FF"/>
    <w:rsid w:val="001D0A70"/>
    <w:rsid w:val="001D290F"/>
    <w:rsid w:val="001D317C"/>
    <w:rsid w:val="001E0876"/>
    <w:rsid w:val="001E3C0C"/>
    <w:rsid w:val="001E4471"/>
    <w:rsid w:val="001F17BA"/>
    <w:rsid w:val="001F21C4"/>
    <w:rsid w:val="001F4648"/>
    <w:rsid w:val="001F56DC"/>
    <w:rsid w:val="001F76DA"/>
    <w:rsid w:val="00200DB9"/>
    <w:rsid w:val="00207D04"/>
    <w:rsid w:val="00211196"/>
    <w:rsid w:val="00220BD5"/>
    <w:rsid w:val="0022168A"/>
    <w:rsid w:val="002221A8"/>
    <w:rsid w:val="0022267F"/>
    <w:rsid w:val="002236BA"/>
    <w:rsid w:val="0022401B"/>
    <w:rsid w:val="0022410B"/>
    <w:rsid w:val="00225807"/>
    <w:rsid w:val="00227DAF"/>
    <w:rsid w:val="00236326"/>
    <w:rsid w:val="0026046B"/>
    <w:rsid w:val="00276720"/>
    <w:rsid w:val="00292AA7"/>
    <w:rsid w:val="002A0DD1"/>
    <w:rsid w:val="002A1A62"/>
    <w:rsid w:val="002A3BEB"/>
    <w:rsid w:val="002A7441"/>
    <w:rsid w:val="002A79E4"/>
    <w:rsid w:val="002B0C3F"/>
    <w:rsid w:val="002B40B8"/>
    <w:rsid w:val="002B575E"/>
    <w:rsid w:val="002B74F3"/>
    <w:rsid w:val="002C40FE"/>
    <w:rsid w:val="002C7135"/>
    <w:rsid w:val="002C73A2"/>
    <w:rsid w:val="002D2188"/>
    <w:rsid w:val="002D34FB"/>
    <w:rsid w:val="002D41C3"/>
    <w:rsid w:val="002D4602"/>
    <w:rsid w:val="002D602E"/>
    <w:rsid w:val="002E0164"/>
    <w:rsid w:val="002E1C9E"/>
    <w:rsid w:val="002E1E8B"/>
    <w:rsid w:val="002E1F3A"/>
    <w:rsid w:val="002F03D2"/>
    <w:rsid w:val="002F38F9"/>
    <w:rsid w:val="002F6F17"/>
    <w:rsid w:val="002F7721"/>
    <w:rsid w:val="00306039"/>
    <w:rsid w:val="00310763"/>
    <w:rsid w:val="00312664"/>
    <w:rsid w:val="003133BB"/>
    <w:rsid w:val="003144B0"/>
    <w:rsid w:val="0032162E"/>
    <w:rsid w:val="0032322C"/>
    <w:rsid w:val="003317A6"/>
    <w:rsid w:val="00333414"/>
    <w:rsid w:val="00333AE7"/>
    <w:rsid w:val="0033631F"/>
    <w:rsid w:val="003435A6"/>
    <w:rsid w:val="0034463C"/>
    <w:rsid w:val="00345144"/>
    <w:rsid w:val="00347650"/>
    <w:rsid w:val="00351AFB"/>
    <w:rsid w:val="003526FD"/>
    <w:rsid w:val="003530AD"/>
    <w:rsid w:val="003608A1"/>
    <w:rsid w:val="00362D0B"/>
    <w:rsid w:val="00364B2B"/>
    <w:rsid w:val="00366579"/>
    <w:rsid w:val="00382BCF"/>
    <w:rsid w:val="003856BC"/>
    <w:rsid w:val="00387724"/>
    <w:rsid w:val="00387CC2"/>
    <w:rsid w:val="0039244E"/>
    <w:rsid w:val="00393074"/>
    <w:rsid w:val="003A1F37"/>
    <w:rsid w:val="003A3E3A"/>
    <w:rsid w:val="003B3C38"/>
    <w:rsid w:val="003C1EE7"/>
    <w:rsid w:val="003C59DD"/>
    <w:rsid w:val="003C609E"/>
    <w:rsid w:val="003C7C78"/>
    <w:rsid w:val="003E4700"/>
    <w:rsid w:val="003E4ED9"/>
    <w:rsid w:val="003E6056"/>
    <w:rsid w:val="0040534A"/>
    <w:rsid w:val="00406BDE"/>
    <w:rsid w:val="00406E3F"/>
    <w:rsid w:val="004102E3"/>
    <w:rsid w:val="0041352D"/>
    <w:rsid w:val="0041710A"/>
    <w:rsid w:val="004174B8"/>
    <w:rsid w:val="00421036"/>
    <w:rsid w:val="00430B5F"/>
    <w:rsid w:val="00440A5F"/>
    <w:rsid w:val="00444362"/>
    <w:rsid w:val="00445E80"/>
    <w:rsid w:val="0045082A"/>
    <w:rsid w:val="00450B62"/>
    <w:rsid w:val="004521F3"/>
    <w:rsid w:val="004562C0"/>
    <w:rsid w:val="004569FA"/>
    <w:rsid w:val="0045776B"/>
    <w:rsid w:val="004611BA"/>
    <w:rsid w:val="00466DF9"/>
    <w:rsid w:val="00471A13"/>
    <w:rsid w:val="00472FEE"/>
    <w:rsid w:val="0047363D"/>
    <w:rsid w:val="004774A4"/>
    <w:rsid w:val="00487DCF"/>
    <w:rsid w:val="00492F42"/>
    <w:rsid w:val="00493ABA"/>
    <w:rsid w:val="004A1054"/>
    <w:rsid w:val="004A2938"/>
    <w:rsid w:val="004A7DFE"/>
    <w:rsid w:val="004B6797"/>
    <w:rsid w:val="004B712F"/>
    <w:rsid w:val="004C5A67"/>
    <w:rsid w:val="004C5BD1"/>
    <w:rsid w:val="004C5CA1"/>
    <w:rsid w:val="004C662D"/>
    <w:rsid w:val="004D02CD"/>
    <w:rsid w:val="004D090C"/>
    <w:rsid w:val="004D215A"/>
    <w:rsid w:val="004D24D2"/>
    <w:rsid w:val="004D5854"/>
    <w:rsid w:val="004D7E34"/>
    <w:rsid w:val="004E2B24"/>
    <w:rsid w:val="004E5521"/>
    <w:rsid w:val="004F69D5"/>
    <w:rsid w:val="004F7A9A"/>
    <w:rsid w:val="005015F8"/>
    <w:rsid w:val="00502A17"/>
    <w:rsid w:val="00502FB0"/>
    <w:rsid w:val="00504EB4"/>
    <w:rsid w:val="00506F3A"/>
    <w:rsid w:val="00507CA7"/>
    <w:rsid w:val="005123E3"/>
    <w:rsid w:val="005147CE"/>
    <w:rsid w:val="00515676"/>
    <w:rsid w:val="00522D14"/>
    <w:rsid w:val="00533DE5"/>
    <w:rsid w:val="00534879"/>
    <w:rsid w:val="005358E5"/>
    <w:rsid w:val="00536AA6"/>
    <w:rsid w:val="005417B9"/>
    <w:rsid w:val="0054784A"/>
    <w:rsid w:val="005505F3"/>
    <w:rsid w:val="005505F6"/>
    <w:rsid w:val="005521A6"/>
    <w:rsid w:val="00556FE7"/>
    <w:rsid w:val="00570789"/>
    <w:rsid w:val="00577FC3"/>
    <w:rsid w:val="0058526A"/>
    <w:rsid w:val="00593A21"/>
    <w:rsid w:val="00595612"/>
    <w:rsid w:val="005A0275"/>
    <w:rsid w:val="005A7020"/>
    <w:rsid w:val="005B0C43"/>
    <w:rsid w:val="005B1D39"/>
    <w:rsid w:val="005B2901"/>
    <w:rsid w:val="005B5592"/>
    <w:rsid w:val="005C49E7"/>
    <w:rsid w:val="005C57FA"/>
    <w:rsid w:val="005C67D5"/>
    <w:rsid w:val="005D1768"/>
    <w:rsid w:val="005D1DF9"/>
    <w:rsid w:val="005D2D5B"/>
    <w:rsid w:val="005D340A"/>
    <w:rsid w:val="005D64AC"/>
    <w:rsid w:val="005D7C09"/>
    <w:rsid w:val="005E0701"/>
    <w:rsid w:val="005E5416"/>
    <w:rsid w:val="005E73D9"/>
    <w:rsid w:val="005F1202"/>
    <w:rsid w:val="0060054B"/>
    <w:rsid w:val="006012DD"/>
    <w:rsid w:val="006072C1"/>
    <w:rsid w:val="00611043"/>
    <w:rsid w:val="006203B8"/>
    <w:rsid w:val="006259F2"/>
    <w:rsid w:val="006266B5"/>
    <w:rsid w:val="0063017B"/>
    <w:rsid w:val="00641334"/>
    <w:rsid w:val="00644440"/>
    <w:rsid w:val="00644EF1"/>
    <w:rsid w:val="0064672E"/>
    <w:rsid w:val="0065330A"/>
    <w:rsid w:val="00654BDC"/>
    <w:rsid w:val="00655BAB"/>
    <w:rsid w:val="00664CFF"/>
    <w:rsid w:val="0067109E"/>
    <w:rsid w:val="006712EF"/>
    <w:rsid w:val="006727EC"/>
    <w:rsid w:val="00672BC8"/>
    <w:rsid w:val="006744E3"/>
    <w:rsid w:val="00675663"/>
    <w:rsid w:val="006813A2"/>
    <w:rsid w:val="0068517F"/>
    <w:rsid w:val="00691A9E"/>
    <w:rsid w:val="00696A7F"/>
    <w:rsid w:val="00696DD4"/>
    <w:rsid w:val="006A23EE"/>
    <w:rsid w:val="006A3AED"/>
    <w:rsid w:val="006A4685"/>
    <w:rsid w:val="006A78B8"/>
    <w:rsid w:val="006B0569"/>
    <w:rsid w:val="006B1396"/>
    <w:rsid w:val="006B541E"/>
    <w:rsid w:val="006B6FAF"/>
    <w:rsid w:val="006C12A0"/>
    <w:rsid w:val="006C7D7B"/>
    <w:rsid w:val="006D31D9"/>
    <w:rsid w:val="006E1575"/>
    <w:rsid w:val="006E3C6C"/>
    <w:rsid w:val="006E5BC9"/>
    <w:rsid w:val="006F36D4"/>
    <w:rsid w:val="006F626F"/>
    <w:rsid w:val="0070085B"/>
    <w:rsid w:val="00701917"/>
    <w:rsid w:val="007039C1"/>
    <w:rsid w:val="00704699"/>
    <w:rsid w:val="00707A12"/>
    <w:rsid w:val="00711928"/>
    <w:rsid w:val="00713873"/>
    <w:rsid w:val="007166F7"/>
    <w:rsid w:val="007205C3"/>
    <w:rsid w:val="0072366A"/>
    <w:rsid w:val="00725CBB"/>
    <w:rsid w:val="00734E71"/>
    <w:rsid w:val="00735FEA"/>
    <w:rsid w:val="00736ED7"/>
    <w:rsid w:val="00740BF6"/>
    <w:rsid w:val="00745BA8"/>
    <w:rsid w:val="00746DB3"/>
    <w:rsid w:val="00750819"/>
    <w:rsid w:val="007569FC"/>
    <w:rsid w:val="00757646"/>
    <w:rsid w:val="0077063D"/>
    <w:rsid w:val="0077095A"/>
    <w:rsid w:val="007809AB"/>
    <w:rsid w:val="00780CC4"/>
    <w:rsid w:val="00783C39"/>
    <w:rsid w:val="0079458F"/>
    <w:rsid w:val="007A3F64"/>
    <w:rsid w:val="007A765B"/>
    <w:rsid w:val="007D6E46"/>
    <w:rsid w:val="007E7C99"/>
    <w:rsid w:val="007F61CE"/>
    <w:rsid w:val="00802952"/>
    <w:rsid w:val="0081497F"/>
    <w:rsid w:val="008153FE"/>
    <w:rsid w:val="00821E07"/>
    <w:rsid w:val="00823E3E"/>
    <w:rsid w:val="00824437"/>
    <w:rsid w:val="00824BBC"/>
    <w:rsid w:val="008279F3"/>
    <w:rsid w:val="008312CE"/>
    <w:rsid w:val="00842970"/>
    <w:rsid w:val="00843E2E"/>
    <w:rsid w:val="00847C4F"/>
    <w:rsid w:val="00853375"/>
    <w:rsid w:val="00856D00"/>
    <w:rsid w:val="00861BCD"/>
    <w:rsid w:val="00871B50"/>
    <w:rsid w:val="00873F41"/>
    <w:rsid w:val="00877368"/>
    <w:rsid w:val="0088006B"/>
    <w:rsid w:val="00885939"/>
    <w:rsid w:val="0088657E"/>
    <w:rsid w:val="008915A5"/>
    <w:rsid w:val="0089744B"/>
    <w:rsid w:val="008A34E8"/>
    <w:rsid w:val="008B33CD"/>
    <w:rsid w:val="008B375C"/>
    <w:rsid w:val="008B5F66"/>
    <w:rsid w:val="008C40F9"/>
    <w:rsid w:val="008C4407"/>
    <w:rsid w:val="008E2DB4"/>
    <w:rsid w:val="008E2E34"/>
    <w:rsid w:val="008E7336"/>
    <w:rsid w:val="008F0A49"/>
    <w:rsid w:val="008F0DD8"/>
    <w:rsid w:val="008F1570"/>
    <w:rsid w:val="008F5B37"/>
    <w:rsid w:val="00901E8A"/>
    <w:rsid w:val="009039D8"/>
    <w:rsid w:val="00905AFC"/>
    <w:rsid w:val="0091137B"/>
    <w:rsid w:val="0091162D"/>
    <w:rsid w:val="00915306"/>
    <w:rsid w:val="009156C7"/>
    <w:rsid w:val="009206DB"/>
    <w:rsid w:val="009256B0"/>
    <w:rsid w:val="00933F29"/>
    <w:rsid w:val="0094642F"/>
    <w:rsid w:val="00950E58"/>
    <w:rsid w:val="00954596"/>
    <w:rsid w:val="00955312"/>
    <w:rsid w:val="00955AE5"/>
    <w:rsid w:val="00961AD3"/>
    <w:rsid w:val="0096398B"/>
    <w:rsid w:val="00963D7D"/>
    <w:rsid w:val="00964043"/>
    <w:rsid w:val="00973D41"/>
    <w:rsid w:val="0097594F"/>
    <w:rsid w:val="00976A34"/>
    <w:rsid w:val="00977CF1"/>
    <w:rsid w:val="0098193B"/>
    <w:rsid w:val="00985709"/>
    <w:rsid w:val="00985ACB"/>
    <w:rsid w:val="0098782A"/>
    <w:rsid w:val="00995F7C"/>
    <w:rsid w:val="009B550A"/>
    <w:rsid w:val="009B7D54"/>
    <w:rsid w:val="009B7D94"/>
    <w:rsid w:val="009C5CD8"/>
    <w:rsid w:val="009C71E7"/>
    <w:rsid w:val="009D12D1"/>
    <w:rsid w:val="009E3422"/>
    <w:rsid w:val="009E5227"/>
    <w:rsid w:val="009E58A2"/>
    <w:rsid w:val="009E6E6C"/>
    <w:rsid w:val="009F25C2"/>
    <w:rsid w:val="009F626B"/>
    <w:rsid w:val="00A01ED2"/>
    <w:rsid w:val="00A052EA"/>
    <w:rsid w:val="00A06087"/>
    <w:rsid w:val="00A13416"/>
    <w:rsid w:val="00A21B35"/>
    <w:rsid w:val="00A24644"/>
    <w:rsid w:val="00A2601A"/>
    <w:rsid w:val="00A37F4B"/>
    <w:rsid w:val="00A42823"/>
    <w:rsid w:val="00A43169"/>
    <w:rsid w:val="00A44938"/>
    <w:rsid w:val="00A45F51"/>
    <w:rsid w:val="00A461A1"/>
    <w:rsid w:val="00A47B63"/>
    <w:rsid w:val="00A52B55"/>
    <w:rsid w:val="00A5366E"/>
    <w:rsid w:val="00A552A1"/>
    <w:rsid w:val="00A552C0"/>
    <w:rsid w:val="00A55D41"/>
    <w:rsid w:val="00A576B4"/>
    <w:rsid w:val="00A63F56"/>
    <w:rsid w:val="00A7354E"/>
    <w:rsid w:val="00A75818"/>
    <w:rsid w:val="00A76888"/>
    <w:rsid w:val="00A76DC8"/>
    <w:rsid w:val="00A8718B"/>
    <w:rsid w:val="00A947CC"/>
    <w:rsid w:val="00A96022"/>
    <w:rsid w:val="00A96E6B"/>
    <w:rsid w:val="00A97209"/>
    <w:rsid w:val="00AA210C"/>
    <w:rsid w:val="00AA696C"/>
    <w:rsid w:val="00AA7D6C"/>
    <w:rsid w:val="00AB3E08"/>
    <w:rsid w:val="00AB4C0B"/>
    <w:rsid w:val="00AB5AB3"/>
    <w:rsid w:val="00AB5F63"/>
    <w:rsid w:val="00AC1B7C"/>
    <w:rsid w:val="00AC6E08"/>
    <w:rsid w:val="00AD0A64"/>
    <w:rsid w:val="00AD3368"/>
    <w:rsid w:val="00AE5849"/>
    <w:rsid w:val="00AE7CF6"/>
    <w:rsid w:val="00AF2074"/>
    <w:rsid w:val="00AF2DED"/>
    <w:rsid w:val="00B0209D"/>
    <w:rsid w:val="00B05296"/>
    <w:rsid w:val="00B12D9C"/>
    <w:rsid w:val="00B13FF4"/>
    <w:rsid w:val="00B146B6"/>
    <w:rsid w:val="00B15179"/>
    <w:rsid w:val="00B20AA0"/>
    <w:rsid w:val="00B20BC5"/>
    <w:rsid w:val="00B249D8"/>
    <w:rsid w:val="00B2538F"/>
    <w:rsid w:val="00B264BE"/>
    <w:rsid w:val="00B27706"/>
    <w:rsid w:val="00B42415"/>
    <w:rsid w:val="00B50072"/>
    <w:rsid w:val="00B52BDC"/>
    <w:rsid w:val="00B53970"/>
    <w:rsid w:val="00B60D4E"/>
    <w:rsid w:val="00B772BF"/>
    <w:rsid w:val="00B83B38"/>
    <w:rsid w:val="00B84B04"/>
    <w:rsid w:val="00B87FFA"/>
    <w:rsid w:val="00B924C2"/>
    <w:rsid w:val="00B9371B"/>
    <w:rsid w:val="00B948FE"/>
    <w:rsid w:val="00B955F4"/>
    <w:rsid w:val="00BA5765"/>
    <w:rsid w:val="00BB2A25"/>
    <w:rsid w:val="00BB65E1"/>
    <w:rsid w:val="00BB6F89"/>
    <w:rsid w:val="00BC239F"/>
    <w:rsid w:val="00BC283C"/>
    <w:rsid w:val="00BC2A6E"/>
    <w:rsid w:val="00BC5DAF"/>
    <w:rsid w:val="00BE2B29"/>
    <w:rsid w:val="00BE5270"/>
    <w:rsid w:val="00BE691C"/>
    <w:rsid w:val="00BF3C1C"/>
    <w:rsid w:val="00BF53F6"/>
    <w:rsid w:val="00C028AB"/>
    <w:rsid w:val="00C10881"/>
    <w:rsid w:val="00C121BB"/>
    <w:rsid w:val="00C14726"/>
    <w:rsid w:val="00C174F5"/>
    <w:rsid w:val="00C263A9"/>
    <w:rsid w:val="00C30279"/>
    <w:rsid w:val="00C30587"/>
    <w:rsid w:val="00C364D4"/>
    <w:rsid w:val="00C52ACD"/>
    <w:rsid w:val="00C5383B"/>
    <w:rsid w:val="00C56C29"/>
    <w:rsid w:val="00C60009"/>
    <w:rsid w:val="00C60561"/>
    <w:rsid w:val="00C62757"/>
    <w:rsid w:val="00C62BF0"/>
    <w:rsid w:val="00C6580E"/>
    <w:rsid w:val="00C66824"/>
    <w:rsid w:val="00C75987"/>
    <w:rsid w:val="00C81C00"/>
    <w:rsid w:val="00C84676"/>
    <w:rsid w:val="00C84724"/>
    <w:rsid w:val="00C865D9"/>
    <w:rsid w:val="00C920F7"/>
    <w:rsid w:val="00CA2E87"/>
    <w:rsid w:val="00CB4EE2"/>
    <w:rsid w:val="00CB5FC0"/>
    <w:rsid w:val="00CB61FD"/>
    <w:rsid w:val="00CC19B1"/>
    <w:rsid w:val="00CC42BA"/>
    <w:rsid w:val="00CC7BFE"/>
    <w:rsid w:val="00CD0346"/>
    <w:rsid w:val="00CD14C3"/>
    <w:rsid w:val="00CD4664"/>
    <w:rsid w:val="00CF21E1"/>
    <w:rsid w:val="00CF5B7A"/>
    <w:rsid w:val="00CF6A61"/>
    <w:rsid w:val="00D04EC9"/>
    <w:rsid w:val="00D11BD4"/>
    <w:rsid w:val="00D12C4E"/>
    <w:rsid w:val="00D22636"/>
    <w:rsid w:val="00D23980"/>
    <w:rsid w:val="00D27804"/>
    <w:rsid w:val="00D279F7"/>
    <w:rsid w:val="00D309CC"/>
    <w:rsid w:val="00D30EC6"/>
    <w:rsid w:val="00D40593"/>
    <w:rsid w:val="00D40F24"/>
    <w:rsid w:val="00D430EE"/>
    <w:rsid w:val="00D4674B"/>
    <w:rsid w:val="00D50BAB"/>
    <w:rsid w:val="00D60B68"/>
    <w:rsid w:val="00D625D8"/>
    <w:rsid w:val="00D66193"/>
    <w:rsid w:val="00D71653"/>
    <w:rsid w:val="00D81F39"/>
    <w:rsid w:val="00D83C2A"/>
    <w:rsid w:val="00D873EB"/>
    <w:rsid w:val="00D91350"/>
    <w:rsid w:val="00D9589B"/>
    <w:rsid w:val="00D95CD5"/>
    <w:rsid w:val="00DA05D3"/>
    <w:rsid w:val="00DA0ABC"/>
    <w:rsid w:val="00DA7247"/>
    <w:rsid w:val="00DA7984"/>
    <w:rsid w:val="00DB0D38"/>
    <w:rsid w:val="00DB3D7D"/>
    <w:rsid w:val="00DB50B6"/>
    <w:rsid w:val="00DB7C5F"/>
    <w:rsid w:val="00DD2718"/>
    <w:rsid w:val="00DD6A75"/>
    <w:rsid w:val="00DD6F2F"/>
    <w:rsid w:val="00DD7809"/>
    <w:rsid w:val="00DE2CBC"/>
    <w:rsid w:val="00DE45EE"/>
    <w:rsid w:val="00DF4380"/>
    <w:rsid w:val="00E11A83"/>
    <w:rsid w:val="00E11ACC"/>
    <w:rsid w:val="00E14F50"/>
    <w:rsid w:val="00E3395D"/>
    <w:rsid w:val="00E42C83"/>
    <w:rsid w:val="00E4393E"/>
    <w:rsid w:val="00E4546D"/>
    <w:rsid w:val="00E50448"/>
    <w:rsid w:val="00E51217"/>
    <w:rsid w:val="00E53614"/>
    <w:rsid w:val="00E53FD7"/>
    <w:rsid w:val="00E60313"/>
    <w:rsid w:val="00E6562F"/>
    <w:rsid w:val="00E827FD"/>
    <w:rsid w:val="00E82BD5"/>
    <w:rsid w:val="00E83C63"/>
    <w:rsid w:val="00E854AE"/>
    <w:rsid w:val="00E85AD7"/>
    <w:rsid w:val="00E91552"/>
    <w:rsid w:val="00E91B43"/>
    <w:rsid w:val="00E9686B"/>
    <w:rsid w:val="00E96E6B"/>
    <w:rsid w:val="00E97AE8"/>
    <w:rsid w:val="00EA2881"/>
    <w:rsid w:val="00EA355B"/>
    <w:rsid w:val="00EA5BED"/>
    <w:rsid w:val="00EA67B6"/>
    <w:rsid w:val="00EB2C8D"/>
    <w:rsid w:val="00EB46ED"/>
    <w:rsid w:val="00EB58DB"/>
    <w:rsid w:val="00ED1730"/>
    <w:rsid w:val="00ED272D"/>
    <w:rsid w:val="00ED2A1A"/>
    <w:rsid w:val="00ED5EB6"/>
    <w:rsid w:val="00ED73A1"/>
    <w:rsid w:val="00ED7A91"/>
    <w:rsid w:val="00EE13BE"/>
    <w:rsid w:val="00EE1DAD"/>
    <w:rsid w:val="00EE544D"/>
    <w:rsid w:val="00EE7922"/>
    <w:rsid w:val="00EE7F5E"/>
    <w:rsid w:val="00EF0694"/>
    <w:rsid w:val="00EF467A"/>
    <w:rsid w:val="00EF5CDF"/>
    <w:rsid w:val="00EF6ACF"/>
    <w:rsid w:val="00F05607"/>
    <w:rsid w:val="00F05EAF"/>
    <w:rsid w:val="00F13405"/>
    <w:rsid w:val="00F218C9"/>
    <w:rsid w:val="00F234C1"/>
    <w:rsid w:val="00F25595"/>
    <w:rsid w:val="00F33C0A"/>
    <w:rsid w:val="00F36B84"/>
    <w:rsid w:val="00F379D3"/>
    <w:rsid w:val="00F40541"/>
    <w:rsid w:val="00F509E3"/>
    <w:rsid w:val="00F542FA"/>
    <w:rsid w:val="00F651CB"/>
    <w:rsid w:val="00F77315"/>
    <w:rsid w:val="00F80382"/>
    <w:rsid w:val="00F83A30"/>
    <w:rsid w:val="00F8656F"/>
    <w:rsid w:val="00F934E1"/>
    <w:rsid w:val="00FB0223"/>
    <w:rsid w:val="00FB60AB"/>
    <w:rsid w:val="00FB65BA"/>
    <w:rsid w:val="00FC028D"/>
    <w:rsid w:val="00FD0BF9"/>
    <w:rsid w:val="00FD470A"/>
    <w:rsid w:val="00FD57B7"/>
    <w:rsid w:val="00FD591C"/>
    <w:rsid w:val="00FE038B"/>
    <w:rsid w:val="00FE3D06"/>
    <w:rsid w:val="00FE4EB3"/>
    <w:rsid w:val="00FE79F5"/>
    <w:rsid w:val="00FF1FDD"/>
    <w:rsid w:val="00FF4BB8"/>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9EB6FC"/>
  <w15:docId w15:val="{DA85B548-ECB9-46A8-B0C1-60CEC6DA6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AE7"/>
    <w:pPr>
      <w:spacing w:line="120" w:lineRule="auto"/>
    </w:pPr>
  </w:style>
  <w:style w:type="paragraph" w:styleId="Heading1">
    <w:name w:val="heading 1"/>
    <w:basedOn w:val="Normal"/>
    <w:next w:val="Normal"/>
    <w:link w:val="Heading1Char"/>
    <w:rsid w:val="00AB4C0B"/>
    <w:pPr>
      <w:keepNext/>
      <w:keepLines/>
      <w:spacing w:before="480" w:after="120" w:line="259" w:lineRule="auto"/>
      <w:outlineLvl w:val="0"/>
    </w:pPr>
    <w:rPr>
      <w:rFonts w:ascii="Calibri" w:eastAsia="Calibri" w:hAnsi="Calibri" w:cs="Calibri"/>
      <w:b/>
      <w:kern w:val="0"/>
      <w:sz w:val="48"/>
      <w:szCs w:val="48"/>
      <w14:ligatures w14:val="none"/>
    </w:rPr>
  </w:style>
  <w:style w:type="paragraph" w:styleId="Heading2">
    <w:name w:val="heading 2"/>
    <w:basedOn w:val="Normal"/>
    <w:next w:val="Normal"/>
    <w:link w:val="Heading2Char"/>
    <w:rsid w:val="00AB4C0B"/>
    <w:pPr>
      <w:keepNext/>
      <w:keepLines/>
      <w:spacing w:before="360" w:after="80" w:line="259" w:lineRule="auto"/>
      <w:outlineLvl w:val="1"/>
    </w:pPr>
    <w:rPr>
      <w:rFonts w:ascii="Calibri" w:eastAsia="Calibri" w:hAnsi="Calibri" w:cs="Calibri"/>
      <w:b/>
      <w:kern w:val="0"/>
      <w:sz w:val="36"/>
      <w:szCs w:val="36"/>
      <w14:ligatures w14:val="none"/>
    </w:rPr>
  </w:style>
  <w:style w:type="paragraph" w:styleId="Heading3">
    <w:name w:val="heading 3"/>
    <w:basedOn w:val="Normal"/>
    <w:next w:val="Normal"/>
    <w:link w:val="Heading3Char"/>
    <w:rsid w:val="00AB4C0B"/>
    <w:pPr>
      <w:keepNext/>
      <w:keepLines/>
      <w:spacing w:before="280" w:after="80" w:line="259" w:lineRule="auto"/>
      <w:outlineLvl w:val="2"/>
    </w:pPr>
    <w:rPr>
      <w:rFonts w:ascii="Calibri" w:eastAsia="Calibri" w:hAnsi="Calibri" w:cs="Calibri"/>
      <w:b/>
      <w:kern w:val="0"/>
      <w:sz w:val="28"/>
      <w:szCs w:val="28"/>
      <w14:ligatures w14:val="none"/>
    </w:rPr>
  </w:style>
  <w:style w:type="paragraph" w:styleId="Heading4">
    <w:name w:val="heading 4"/>
    <w:basedOn w:val="Normal"/>
    <w:next w:val="Normal"/>
    <w:link w:val="Heading4Char"/>
    <w:rsid w:val="00AB4C0B"/>
    <w:pPr>
      <w:keepNext/>
      <w:keepLines/>
      <w:spacing w:before="240" w:after="40" w:line="259" w:lineRule="auto"/>
      <w:outlineLvl w:val="3"/>
    </w:pPr>
    <w:rPr>
      <w:rFonts w:ascii="Calibri" w:eastAsia="Calibri" w:hAnsi="Calibri" w:cs="Calibri"/>
      <w:b/>
      <w:kern w:val="0"/>
      <w:sz w:val="24"/>
      <w:szCs w:val="24"/>
      <w14:ligatures w14:val="none"/>
    </w:rPr>
  </w:style>
  <w:style w:type="paragraph" w:styleId="Heading5">
    <w:name w:val="heading 5"/>
    <w:basedOn w:val="Normal"/>
    <w:next w:val="Normal"/>
    <w:link w:val="Heading5Char"/>
    <w:rsid w:val="00AB4C0B"/>
    <w:pPr>
      <w:keepNext/>
      <w:keepLines/>
      <w:spacing w:before="220" w:after="40" w:line="259" w:lineRule="auto"/>
      <w:outlineLvl w:val="4"/>
    </w:pPr>
    <w:rPr>
      <w:rFonts w:ascii="Calibri" w:eastAsia="Calibri" w:hAnsi="Calibri" w:cs="Calibri"/>
      <w:b/>
      <w:kern w:val="0"/>
      <w14:ligatures w14:val="none"/>
    </w:rPr>
  </w:style>
  <w:style w:type="paragraph" w:styleId="Heading6">
    <w:name w:val="heading 6"/>
    <w:basedOn w:val="Normal"/>
    <w:next w:val="Normal"/>
    <w:link w:val="Heading6Char"/>
    <w:rsid w:val="00AB4C0B"/>
    <w:pPr>
      <w:keepNext/>
      <w:keepLines/>
      <w:spacing w:before="200" w:after="40" w:line="259" w:lineRule="auto"/>
      <w:outlineLvl w:val="5"/>
    </w:pPr>
    <w:rPr>
      <w:rFonts w:ascii="Calibri" w:eastAsia="Calibri" w:hAnsi="Calibri" w:cs="Calibri"/>
      <w:b/>
      <w:kern w:val="0"/>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33AE7"/>
    <w:rPr>
      <w:color w:val="0563C1" w:themeColor="hyperlink"/>
      <w:u w:val="single"/>
    </w:rPr>
  </w:style>
  <w:style w:type="paragraph" w:styleId="Revision">
    <w:name w:val="Revision"/>
    <w:hidden/>
    <w:uiPriority w:val="99"/>
    <w:semiHidden/>
    <w:rsid w:val="00E85AD7"/>
    <w:pPr>
      <w:spacing w:after="0" w:line="240" w:lineRule="auto"/>
    </w:pPr>
  </w:style>
  <w:style w:type="character" w:styleId="CommentReference">
    <w:name w:val="annotation reference"/>
    <w:basedOn w:val="DefaultParagraphFont"/>
    <w:uiPriority w:val="99"/>
    <w:semiHidden/>
    <w:unhideWhenUsed/>
    <w:rsid w:val="00E85AD7"/>
    <w:rPr>
      <w:sz w:val="16"/>
      <w:szCs w:val="16"/>
    </w:rPr>
  </w:style>
  <w:style w:type="paragraph" w:styleId="CommentText">
    <w:name w:val="annotation text"/>
    <w:basedOn w:val="Normal"/>
    <w:link w:val="CommentTextChar"/>
    <w:uiPriority w:val="99"/>
    <w:unhideWhenUsed/>
    <w:rsid w:val="00E85AD7"/>
    <w:pPr>
      <w:spacing w:line="240" w:lineRule="auto"/>
    </w:pPr>
    <w:rPr>
      <w:sz w:val="20"/>
      <w:szCs w:val="20"/>
    </w:rPr>
  </w:style>
  <w:style w:type="character" w:customStyle="1" w:styleId="CommentTextChar">
    <w:name w:val="Comment Text Char"/>
    <w:basedOn w:val="DefaultParagraphFont"/>
    <w:link w:val="CommentText"/>
    <w:uiPriority w:val="99"/>
    <w:rsid w:val="00E85AD7"/>
    <w:rPr>
      <w:sz w:val="20"/>
      <w:szCs w:val="20"/>
    </w:rPr>
  </w:style>
  <w:style w:type="paragraph" w:styleId="CommentSubject">
    <w:name w:val="annotation subject"/>
    <w:basedOn w:val="CommentText"/>
    <w:next w:val="CommentText"/>
    <w:link w:val="CommentSubjectChar"/>
    <w:uiPriority w:val="99"/>
    <w:semiHidden/>
    <w:unhideWhenUsed/>
    <w:rsid w:val="00E85AD7"/>
    <w:rPr>
      <w:b/>
      <w:bCs/>
    </w:rPr>
  </w:style>
  <w:style w:type="character" w:customStyle="1" w:styleId="CommentSubjectChar">
    <w:name w:val="Comment Subject Char"/>
    <w:basedOn w:val="CommentTextChar"/>
    <w:link w:val="CommentSubject"/>
    <w:uiPriority w:val="99"/>
    <w:semiHidden/>
    <w:rsid w:val="00E85AD7"/>
    <w:rPr>
      <w:b/>
      <w:bCs/>
      <w:sz w:val="20"/>
      <w:szCs w:val="20"/>
    </w:rPr>
  </w:style>
  <w:style w:type="character" w:customStyle="1" w:styleId="UnresolvedMention1">
    <w:name w:val="Unresolved Mention1"/>
    <w:basedOn w:val="DefaultParagraphFont"/>
    <w:uiPriority w:val="99"/>
    <w:semiHidden/>
    <w:unhideWhenUsed/>
    <w:rsid w:val="006B0569"/>
    <w:rPr>
      <w:color w:val="605E5C"/>
      <w:shd w:val="clear" w:color="auto" w:fill="E1DFDD"/>
    </w:rPr>
  </w:style>
  <w:style w:type="character" w:styleId="FollowedHyperlink">
    <w:name w:val="FollowedHyperlink"/>
    <w:basedOn w:val="DefaultParagraphFont"/>
    <w:uiPriority w:val="99"/>
    <w:semiHidden/>
    <w:unhideWhenUsed/>
    <w:rsid w:val="004C5BD1"/>
    <w:rPr>
      <w:color w:val="954F72" w:themeColor="followedHyperlink"/>
      <w:u w:val="single"/>
    </w:rPr>
  </w:style>
  <w:style w:type="paragraph" w:styleId="ListParagraph">
    <w:name w:val="List Paragraph"/>
    <w:basedOn w:val="Normal"/>
    <w:uiPriority w:val="34"/>
    <w:qFormat/>
    <w:rsid w:val="006744E3"/>
    <w:pPr>
      <w:ind w:left="720"/>
      <w:contextualSpacing/>
    </w:pPr>
  </w:style>
  <w:style w:type="character" w:customStyle="1" w:styleId="Heading1Char">
    <w:name w:val="Heading 1 Char"/>
    <w:basedOn w:val="DefaultParagraphFont"/>
    <w:link w:val="Heading1"/>
    <w:rsid w:val="00AB4C0B"/>
    <w:rPr>
      <w:rFonts w:ascii="Calibri" w:eastAsia="Calibri" w:hAnsi="Calibri" w:cs="Calibri"/>
      <w:b/>
      <w:kern w:val="0"/>
      <w:sz w:val="48"/>
      <w:szCs w:val="48"/>
      <w14:ligatures w14:val="none"/>
    </w:rPr>
  </w:style>
  <w:style w:type="character" w:customStyle="1" w:styleId="Heading2Char">
    <w:name w:val="Heading 2 Char"/>
    <w:basedOn w:val="DefaultParagraphFont"/>
    <w:link w:val="Heading2"/>
    <w:rsid w:val="00AB4C0B"/>
    <w:rPr>
      <w:rFonts w:ascii="Calibri" w:eastAsia="Calibri" w:hAnsi="Calibri" w:cs="Calibri"/>
      <w:b/>
      <w:kern w:val="0"/>
      <w:sz w:val="36"/>
      <w:szCs w:val="36"/>
      <w14:ligatures w14:val="none"/>
    </w:rPr>
  </w:style>
  <w:style w:type="character" w:customStyle="1" w:styleId="Heading3Char">
    <w:name w:val="Heading 3 Char"/>
    <w:basedOn w:val="DefaultParagraphFont"/>
    <w:link w:val="Heading3"/>
    <w:rsid w:val="00AB4C0B"/>
    <w:rPr>
      <w:rFonts w:ascii="Calibri" w:eastAsia="Calibri" w:hAnsi="Calibri" w:cs="Calibri"/>
      <w:b/>
      <w:kern w:val="0"/>
      <w:sz w:val="28"/>
      <w:szCs w:val="28"/>
      <w14:ligatures w14:val="none"/>
    </w:rPr>
  </w:style>
  <w:style w:type="character" w:customStyle="1" w:styleId="Heading4Char">
    <w:name w:val="Heading 4 Char"/>
    <w:basedOn w:val="DefaultParagraphFont"/>
    <w:link w:val="Heading4"/>
    <w:rsid w:val="00AB4C0B"/>
    <w:rPr>
      <w:rFonts w:ascii="Calibri" w:eastAsia="Calibri" w:hAnsi="Calibri" w:cs="Calibri"/>
      <w:b/>
      <w:kern w:val="0"/>
      <w:sz w:val="24"/>
      <w:szCs w:val="24"/>
      <w14:ligatures w14:val="none"/>
    </w:rPr>
  </w:style>
  <w:style w:type="character" w:customStyle="1" w:styleId="Heading5Char">
    <w:name w:val="Heading 5 Char"/>
    <w:basedOn w:val="DefaultParagraphFont"/>
    <w:link w:val="Heading5"/>
    <w:rsid w:val="00AB4C0B"/>
    <w:rPr>
      <w:rFonts w:ascii="Calibri" w:eastAsia="Calibri" w:hAnsi="Calibri" w:cs="Calibri"/>
      <w:b/>
      <w:kern w:val="0"/>
      <w14:ligatures w14:val="none"/>
    </w:rPr>
  </w:style>
  <w:style w:type="character" w:customStyle="1" w:styleId="Heading6Char">
    <w:name w:val="Heading 6 Char"/>
    <w:basedOn w:val="DefaultParagraphFont"/>
    <w:link w:val="Heading6"/>
    <w:rsid w:val="00AB4C0B"/>
    <w:rPr>
      <w:rFonts w:ascii="Calibri" w:eastAsia="Calibri" w:hAnsi="Calibri" w:cs="Calibri"/>
      <w:b/>
      <w:kern w:val="0"/>
      <w:sz w:val="20"/>
      <w:szCs w:val="20"/>
      <w14:ligatures w14:val="none"/>
    </w:rPr>
  </w:style>
  <w:style w:type="paragraph" w:styleId="Title">
    <w:name w:val="Title"/>
    <w:basedOn w:val="Normal"/>
    <w:next w:val="Normal"/>
    <w:link w:val="TitleChar"/>
    <w:rsid w:val="00AB4C0B"/>
    <w:pPr>
      <w:keepNext/>
      <w:keepLines/>
      <w:spacing w:before="480" w:after="120" w:line="259" w:lineRule="auto"/>
    </w:pPr>
    <w:rPr>
      <w:rFonts w:ascii="Calibri" w:eastAsia="Calibri" w:hAnsi="Calibri" w:cs="Calibri"/>
      <w:b/>
      <w:kern w:val="0"/>
      <w:sz w:val="72"/>
      <w:szCs w:val="72"/>
      <w14:ligatures w14:val="none"/>
    </w:rPr>
  </w:style>
  <w:style w:type="character" w:customStyle="1" w:styleId="TitleChar">
    <w:name w:val="Title Char"/>
    <w:basedOn w:val="DefaultParagraphFont"/>
    <w:link w:val="Title"/>
    <w:rsid w:val="00AB4C0B"/>
    <w:rPr>
      <w:rFonts w:ascii="Calibri" w:eastAsia="Calibri" w:hAnsi="Calibri" w:cs="Calibri"/>
      <w:b/>
      <w:kern w:val="0"/>
      <w:sz w:val="72"/>
      <w:szCs w:val="72"/>
      <w14:ligatures w14:val="none"/>
    </w:rPr>
  </w:style>
  <w:style w:type="character" w:customStyle="1" w:styleId="UnresolvedMention10">
    <w:name w:val="Unresolved Mention1"/>
    <w:basedOn w:val="DefaultParagraphFont"/>
    <w:uiPriority w:val="99"/>
    <w:semiHidden/>
    <w:unhideWhenUsed/>
    <w:rsid w:val="00AB4C0B"/>
    <w:rPr>
      <w:color w:val="605E5C"/>
      <w:shd w:val="clear" w:color="auto" w:fill="E1DFDD"/>
    </w:rPr>
  </w:style>
  <w:style w:type="paragraph" w:styleId="NormalWeb">
    <w:name w:val="Normal (Web)"/>
    <w:basedOn w:val="Normal"/>
    <w:uiPriority w:val="99"/>
    <w:unhideWhenUsed/>
    <w:rsid w:val="00AB4C0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AB4C0B"/>
    <w:rPr>
      <w:b/>
      <w:bCs/>
    </w:rPr>
  </w:style>
  <w:style w:type="paragraph" w:customStyle="1" w:styleId="root-block-node">
    <w:name w:val="root-block-node"/>
    <w:basedOn w:val="Normal"/>
    <w:rsid w:val="00AB4C0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blue-underline">
    <w:name w:val="blue-underline"/>
    <w:basedOn w:val="DefaultParagraphFont"/>
    <w:rsid w:val="00AB4C0B"/>
  </w:style>
  <w:style w:type="character" w:customStyle="1" w:styleId="fontstyle01">
    <w:name w:val="fontstyle01"/>
    <w:basedOn w:val="DefaultParagraphFont"/>
    <w:rsid w:val="00AB4C0B"/>
    <w:rPr>
      <w:rFonts w:ascii="MinionPro-Regular" w:hAnsi="MinionPro-Regular" w:hint="default"/>
      <w:b w:val="0"/>
      <w:bCs w:val="0"/>
      <w:i w:val="0"/>
      <w:iCs w:val="0"/>
      <w:color w:val="000000"/>
      <w:sz w:val="20"/>
      <w:szCs w:val="20"/>
    </w:rPr>
  </w:style>
  <w:style w:type="paragraph" w:styleId="BalloonText">
    <w:name w:val="Balloon Text"/>
    <w:basedOn w:val="Normal"/>
    <w:link w:val="BalloonTextChar"/>
    <w:uiPriority w:val="99"/>
    <w:semiHidden/>
    <w:unhideWhenUsed/>
    <w:rsid w:val="00AB4C0B"/>
    <w:pPr>
      <w:spacing w:after="0" w:line="240" w:lineRule="auto"/>
    </w:pPr>
    <w:rPr>
      <w:rFonts w:ascii="Segoe UI" w:eastAsia="Calibri" w:hAnsi="Segoe UI" w:cs="Segoe UI"/>
      <w:kern w:val="0"/>
      <w:sz w:val="18"/>
      <w:szCs w:val="18"/>
      <w14:ligatures w14:val="none"/>
    </w:rPr>
  </w:style>
  <w:style w:type="character" w:customStyle="1" w:styleId="BalloonTextChar">
    <w:name w:val="Balloon Text Char"/>
    <w:basedOn w:val="DefaultParagraphFont"/>
    <w:link w:val="BalloonText"/>
    <w:uiPriority w:val="99"/>
    <w:semiHidden/>
    <w:rsid w:val="00AB4C0B"/>
    <w:rPr>
      <w:rFonts w:ascii="Segoe UI" w:eastAsia="Calibri" w:hAnsi="Segoe UI" w:cs="Segoe UI"/>
      <w:kern w:val="0"/>
      <w:sz w:val="18"/>
      <w:szCs w:val="18"/>
      <w14:ligatures w14:val="none"/>
    </w:rPr>
  </w:style>
  <w:style w:type="character" w:customStyle="1" w:styleId="UnresolvedMention2">
    <w:name w:val="Unresolved Mention2"/>
    <w:basedOn w:val="DefaultParagraphFont"/>
    <w:uiPriority w:val="99"/>
    <w:semiHidden/>
    <w:unhideWhenUsed/>
    <w:rsid w:val="00AB4C0B"/>
    <w:rPr>
      <w:color w:val="605E5C"/>
      <w:shd w:val="clear" w:color="auto" w:fill="E1DFDD"/>
    </w:rPr>
  </w:style>
  <w:style w:type="character" w:customStyle="1" w:styleId="UnresolvedMention21">
    <w:name w:val="Unresolved Mention21"/>
    <w:basedOn w:val="DefaultParagraphFont"/>
    <w:uiPriority w:val="99"/>
    <w:semiHidden/>
    <w:unhideWhenUsed/>
    <w:rsid w:val="00AB4C0B"/>
    <w:rPr>
      <w:color w:val="605E5C"/>
      <w:shd w:val="clear" w:color="auto" w:fill="E1DFDD"/>
    </w:rPr>
  </w:style>
  <w:style w:type="table" w:styleId="TableGrid">
    <w:name w:val="Table Grid"/>
    <w:basedOn w:val="TableNormal"/>
    <w:uiPriority w:val="39"/>
    <w:rsid w:val="00AB4C0B"/>
    <w:pPr>
      <w:spacing w:after="0" w:line="240" w:lineRule="auto"/>
    </w:pPr>
    <w:rPr>
      <w:rFonts w:ascii="Calibri" w:eastAsia="Calibri" w:hAnsi="Calibri" w:cs="Calibri"/>
      <w:kern w:val="0"/>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B4C0B"/>
    <w:pPr>
      <w:tabs>
        <w:tab w:val="center" w:pos="4680"/>
        <w:tab w:val="right" w:pos="9360"/>
      </w:tabs>
      <w:spacing w:after="0" w:line="240" w:lineRule="auto"/>
    </w:pPr>
    <w:rPr>
      <w:rFonts w:ascii="Calibri" w:eastAsia="Calibri" w:hAnsi="Calibri" w:cs="Calibri"/>
      <w:kern w:val="0"/>
      <w14:ligatures w14:val="none"/>
    </w:rPr>
  </w:style>
  <w:style w:type="character" w:customStyle="1" w:styleId="HeaderChar">
    <w:name w:val="Header Char"/>
    <w:basedOn w:val="DefaultParagraphFont"/>
    <w:link w:val="Header"/>
    <w:uiPriority w:val="99"/>
    <w:rsid w:val="00AB4C0B"/>
    <w:rPr>
      <w:rFonts w:ascii="Calibri" w:eastAsia="Calibri" w:hAnsi="Calibri" w:cs="Calibri"/>
      <w:kern w:val="0"/>
      <w14:ligatures w14:val="none"/>
    </w:rPr>
  </w:style>
  <w:style w:type="paragraph" w:styleId="Footer">
    <w:name w:val="footer"/>
    <w:basedOn w:val="Normal"/>
    <w:link w:val="FooterChar"/>
    <w:uiPriority w:val="99"/>
    <w:unhideWhenUsed/>
    <w:rsid w:val="00AB4C0B"/>
    <w:pPr>
      <w:tabs>
        <w:tab w:val="center" w:pos="4680"/>
        <w:tab w:val="right" w:pos="9360"/>
      </w:tabs>
      <w:spacing w:after="0" w:line="240" w:lineRule="auto"/>
    </w:pPr>
    <w:rPr>
      <w:rFonts w:ascii="Calibri" w:eastAsia="Calibri" w:hAnsi="Calibri" w:cs="Calibri"/>
      <w:kern w:val="0"/>
      <w14:ligatures w14:val="none"/>
    </w:rPr>
  </w:style>
  <w:style w:type="character" w:customStyle="1" w:styleId="FooterChar">
    <w:name w:val="Footer Char"/>
    <w:basedOn w:val="DefaultParagraphFont"/>
    <w:link w:val="Footer"/>
    <w:uiPriority w:val="99"/>
    <w:rsid w:val="00AB4C0B"/>
    <w:rPr>
      <w:rFonts w:ascii="Calibri" w:eastAsia="Calibri" w:hAnsi="Calibri" w:cs="Calibri"/>
      <w:kern w:val="0"/>
      <w14:ligatures w14:val="none"/>
    </w:rPr>
  </w:style>
  <w:style w:type="character" w:styleId="LineNumber">
    <w:name w:val="line number"/>
    <w:basedOn w:val="DefaultParagraphFont"/>
    <w:uiPriority w:val="99"/>
    <w:semiHidden/>
    <w:unhideWhenUsed/>
    <w:rsid w:val="00AB4C0B"/>
  </w:style>
  <w:style w:type="character" w:customStyle="1" w:styleId="UnresolvedMention3">
    <w:name w:val="Unresolved Mention3"/>
    <w:basedOn w:val="DefaultParagraphFont"/>
    <w:uiPriority w:val="99"/>
    <w:semiHidden/>
    <w:unhideWhenUsed/>
    <w:rsid w:val="00AB4C0B"/>
    <w:rPr>
      <w:color w:val="605E5C"/>
      <w:shd w:val="clear" w:color="auto" w:fill="E1DFDD"/>
    </w:rPr>
  </w:style>
  <w:style w:type="paragraph" w:styleId="Subtitle">
    <w:name w:val="Subtitle"/>
    <w:basedOn w:val="Normal"/>
    <w:next w:val="Normal"/>
    <w:link w:val="SubtitleChar"/>
    <w:rsid w:val="00AB4C0B"/>
    <w:pPr>
      <w:keepNext/>
      <w:keepLines/>
      <w:spacing w:before="360" w:after="80" w:line="259" w:lineRule="auto"/>
    </w:pPr>
    <w:rPr>
      <w:rFonts w:ascii="Georgia" w:eastAsia="Georgia" w:hAnsi="Georgia" w:cs="Georgia"/>
      <w:i/>
      <w:color w:val="666666"/>
      <w:kern w:val="0"/>
      <w:sz w:val="48"/>
      <w:szCs w:val="48"/>
      <w14:ligatures w14:val="none"/>
    </w:rPr>
  </w:style>
  <w:style w:type="character" w:customStyle="1" w:styleId="SubtitleChar">
    <w:name w:val="Subtitle Char"/>
    <w:basedOn w:val="DefaultParagraphFont"/>
    <w:link w:val="Subtitle"/>
    <w:rsid w:val="00AB4C0B"/>
    <w:rPr>
      <w:rFonts w:ascii="Georgia" w:eastAsia="Georgia" w:hAnsi="Georgia" w:cs="Georgia"/>
      <w:i/>
      <w:color w:val="666666"/>
      <w:kern w:val="0"/>
      <w:sz w:val="48"/>
      <w:szCs w:val="48"/>
      <w14:ligatures w14:val="none"/>
    </w:rPr>
  </w:style>
  <w:style w:type="table" w:customStyle="1" w:styleId="3">
    <w:name w:val="3"/>
    <w:basedOn w:val="TableNormal"/>
    <w:rsid w:val="00AB4C0B"/>
    <w:rPr>
      <w:rFonts w:ascii="Calibri" w:eastAsia="Calibri" w:hAnsi="Calibri" w:cs="Calibri"/>
      <w:kern w:val="0"/>
      <w14:ligatures w14:val="none"/>
    </w:rPr>
    <w:tblPr>
      <w:tblStyleRowBandSize w:val="1"/>
      <w:tblStyleColBandSize w:val="1"/>
      <w:tblCellMar>
        <w:left w:w="115" w:type="dxa"/>
        <w:right w:w="115" w:type="dxa"/>
      </w:tblCellMar>
    </w:tblPr>
  </w:style>
  <w:style w:type="table" w:customStyle="1" w:styleId="2">
    <w:name w:val="2"/>
    <w:basedOn w:val="TableNormal"/>
    <w:rsid w:val="00AB4C0B"/>
    <w:rPr>
      <w:rFonts w:ascii="Calibri" w:eastAsia="Calibri" w:hAnsi="Calibri" w:cs="Calibri"/>
      <w:kern w:val="0"/>
      <w14:ligatures w14:val="none"/>
    </w:rPr>
    <w:tblPr>
      <w:tblStyleRowBandSize w:val="1"/>
      <w:tblStyleColBandSize w:val="1"/>
      <w:tblCellMar>
        <w:left w:w="115" w:type="dxa"/>
        <w:right w:w="115" w:type="dxa"/>
      </w:tblCellMar>
    </w:tblPr>
  </w:style>
  <w:style w:type="table" w:customStyle="1" w:styleId="1">
    <w:name w:val="1"/>
    <w:basedOn w:val="TableNormal"/>
    <w:rsid w:val="00AB4C0B"/>
    <w:pPr>
      <w:spacing w:after="0" w:line="240" w:lineRule="auto"/>
    </w:pPr>
    <w:rPr>
      <w:rFonts w:ascii="Calibri" w:eastAsia="Calibri" w:hAnsi="Calibri" w:cs="Calibri"/>
      <w:kern w:val="0"/>
      <w14:ligatures w14:val="none"/>
    </w:rPr>
    <w:tblPr>
      <w:tblStyleRowBandSize w:val="1"/>
      <w:tblStyleColBandSize w:val="1"/>
    </w:tblPr>
  </w:style>
  <w:style w:type="paragraph" w:customStyle="1" w:styleId="even">
    <w:name w:val="even"/>
    <w:basedOn w:val="Normal"/>
    <w:rsid w:val="00AB4C0B"/>
    <w:pPr>
      <w:spacing w:before="100" w:beforeAutospacing="1" w:after="100" w:afterAutospacing="1" w:line="240" w:lineRule="auto"/>
    </w:pPr>
    <w:rPr>
      <w:rFonts w:ascii="Times New Roman" w:eastAsia="Times New Roman" w:hAnsi="Times New Roman" w:cs="Times New Roman"/>
      <w:kern w:val="0"/>
      <w:sz w:val="24"/>
      <w:szCs w:val="24"/>
      <w:lang w:bidi="bn-IN"/>
      <w14:ligatures w14:val="none"/>
    </w:rPr>
  </w:style>
  <w:style w:type="paragraph" w:customStyle="1" w:styleId="odd">
    <w:name w:val="odd"/>
    <w:basedOn w:val="Normal"/>
    <w:rsid w:val="00AB4C0B"/>
    <w:pPr>
      <w:spacing w:before="100" w:beforeAutospacing="1" w:after="100" w:afterAutospacing="1" w:line="240" w:lineRule="auto"/>
    </w:pPr>
    <w:rPr>
      <w:rFonts w:ascii="Times New Roman" w:eastAsia="Times New Roman" w:hAnsi="Times New Roman" w:cs="Times New Roman"/>
      <w:kern w:val="0"/>
      <w:sz w:val="24"/>
      <w:szCs w:val="24"/>
      <w:lang w:bidi="bn-IN"/>
      <w14:ligatures w14:val="none"/>
    </w:rPr>
  </w:style>
  <w:style w:type="character" w:styleId="PlaceholderText">
    <w:name w:val="Placeholder Text"/>
    <w:basedOn w:val="DefaultParagraphFont"/>
    <w:uiPriority w:val="99"/>
    <w:semiHidden/>
    <w:rsid w:val="000D11A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642143">
      <w:bodyDiv w:val="1"/>
      <w:marLeft w:val="0"/>
      <w:marRight w:val="0"/>
      <w:marTop w:val="0"/>
      <w:marBottom w:val="0"/>
      <w:divBdr>
        <w:top w:val="none" w:sz="0" w:space="0" w:color="auto"/>
        <w:left w:val="none" w:sz="0" w:space="0" w:color="auto"/>
        <w:bottom w:val="none" w:sz="0" w:space="0" w:color="auto"/>
        <w:right w:val="none" w:sz="0" w:space="0" w:color="auto"/>
      </w:divBdr>
      <w:divsChild>
        <w:div w:id="491261896">
          <w:marLeft w:val="480"/>
          <w:marRight w:val="0"/>
          <w:marTop w:val="0"/>
          <w:marBottom w:val="0"/>
          <w:divBdr>
            <w:top w:val="none" w:sz="0" w:space="0" w:color="auto"/>
            <w:left w:val="none" w:sz="0" w:space="0" w:color="auto"/>
            <w:bottom w:val="none" w:sz="0" w:space="0" w:color="auto"/>
            <w:right w:val="none" w:sz="0" w:space="0" w:color="auto"/>
          </w:divBdr>
        </w:div>
        <w:div w:id="1709795373">
          <w:marLeft w:val="480"/>
          <w:marRight w:val="0"/>
          <w:marTop w:val="0"/>
          <w:marBottom w:val="0"/>
          <w:divBdr>
            <w:top w:val="none" w:sz="0" w:space="0" w:color="auto"/>
            <w:left w:val="none" w:sz="0" w:space="0" w:color="auto"/>
            <w:bottom w:val="none" w:sz="0" w:space="0" w:color="auto"/>
            <w:right w:val="none" w:sz="0" w:space="0" w:color="auto"/>
          </w:divBdr>
        </w:div>
        <w:div w:id="981348292">
          <w:marLeft w:val="480"/>
          <w:marRight w:val="0"/>
          <w:marTop w:val="0"/>
          <w:marBottom w:val="0"/>
          <w:divBdr>
            <w:top w:val="none" w:sz="0" w:space="0" w:color="auto"/>
            <w:left w:val="none" w:sz="0" w:space="0" w:color="auto"/>
            <w:bottom w:val="none" w:sz="0" w:space="0" w:color="auto"/>
            <w:right w:val="none" w:sz="0" w:space="0" w:color="auto"/>
          </w:divBdr>
        </w:div>
        <w:div w:id="1708065603">
          <w:marLeft w:val="480"/>
          <w:marRight w:val="0"/>
          <w:marTop w:val="0"/>
          <w:marBottom w:val="0"/>
          <w:divBdr>
            <w:top w:val="none" w:sz="0" w:space="0" w:color="auto"/>
            <w:left w:val="none" w:sz="0" w:space="0" w:color="auto"/>
            <w:bottom w:val="none" w:sz="0" w:space="0" w:color="auto"/>
            <w:right w:val="none" w:sz="0" w:space="0" w:color="auto"/>
          </w:divBdr>
        </w:div>
        <w:div w:id="1968244696">
          <w:marLeft w:val="480"/>
          <w:marRight w:val="0"/>
          <w:marTop w:val="0"/>
          <w:marBottom w:val="0"/>
          <w:divBdr>
            <w:top w:val="none" w:sz="0" w:space="0" w:color="auto"/>
            <w:left w:val="none" w:sz="0" w:space="0" w:color="auto"/>
            <w:bottom w:val="none" w:sz="0" w:space="0" w:color="auto"/>
            <w:right w:val="none" w:sz="0" w:space="0" w:color="auto"/>
          </w:divBdr>
        </w:div>
        <w:div w:id="1516578209">
          <w:marLeft w:val="480"/>
          <w:marRight w:val="0"/>
          <w:marTop w:val="0"/>
          <w:marBottom w:val="0"/>
          <w:divBdr>
            <w:top w:val="none" w:sz="0" w:space="0" w:color="auto"/>
            <w:left w:val="none" w:sz="0" w:space="0" w:color="auto"/>
            <w:bottom w:val="none" w:sz="0" w:space="0" w:color="auto"/>
            <w:right w:val="none" w:sz="0" w:space="0" w:color="auto"/>
          </w:divBdr>
        </w:div>
        <w:div w:id="828061533">
          <w:marLeft w:val="480"/>
          <w:marRight w:val="0"/>
          <w:marTop w:val="0"/>
          <w:marBottom w:val="0"/>
          <w:divBdr>
            <w:top w:val="none" w:sz="0" w:space="0" w:color="auto"/>
            <w:left w:val="none" w:sz="0" w:space="0" w:color="auto"/>
            <w:bottom w:val="none" w:sz="0" w:space="0" w:color="auto"/>
            <w:right w:val="none" w:sz="0" w:space="0" w:color="auto"/>
          </w:divBdr>
        </w:div>
        <w:div w:id="1505584062">
          <w:marLeft w:val="480"/>
          <w:marRight w:val="0"/>
          <w:marTop w:val="0"/>
          <w:marBottom w:val="0"/>
          <w:divBdr>
            <w:top w:val="none" w:sz="0" w:space="0" w:color="auto"/>
            <w:left w:val="none" w:sz="0" w:space="0" w:color="auto"/>
            <w:bottom w:val="none" w:sz="0" w:space="0" w:color="auto"/>
            <w:right w:val="none" w:sz="0" w:space="0" w:color="auto"/>
          </w:divBdr>
        </w:div>
        <w:div w:id="1591619221">
          <w:marLeft w:val="480"/>
          <w:marRight w:val="0"/>
          <w:marTop w:val="0"/>
          <w:marBottom w:val="0"/>
          <w:divBdr>
            <w:top w:val="none" w:sz="0" w:space="0" w:color="auto"/>
            <w:left w:val="none" w:sz="0" w:space="0" w:color="auto"/>
            <w:bottom w:val="none" w:sz="0" w:space="0" w:color="auto"/>
            <w:right w:val="none" w:sz="0" w:space="0" w:color="auto"/>
          </w:divBdr>
        </w:div>
        <w:div w:id="718482535">
          <w:marLeft w:val="480"/>
          <w:marRight w:val="0"/>
          <w:marTop w:val="0"/>
          <w:marBottom w:val="0"/>
          <w:divBdr>
            <w:top w:val="none" w:sz="0" w:space="0" w:color="auto"/>
            <w:left w:val="none" w:sz="0" w:space="0" w:color="auto"/>
            <w:bottom w:val="none" w:sz="0" w:space="0" w:color="auto"/>
            <w:right w:val="none" w:sz="0" w:space="0" w:color="auto"/>
          </w:divBdr>
        </w:div>
        <w:div w:id="1620720514">
          <w:marLeft w:val="480"/>
          <w:marRight w:val="0"/>
          <w:marTop w:val="0"/>
          <w:marBottom w:val="0"/>
          <w:divBdr>
            <w:top w:val="none" w:sz="0" w:space="0" w:color="auto"/>
            <w:left w:val="none" w:sz="0" w:space="0" w:color="auto"/>
            <w:bottom w:val="none" w:sz="0" w:space="0" w:color="auto"/>
            <w:right w:val="none" w:sz="0" w:space="0" w:color="auto"/>
          </w:divBdr>
        </w:div>
        <w:div w:id="212498764">
          <w:marLeft w:val="480"/>
          <w:marRight w:val="0"/>
          <w:marTop w:val="0"/>
          <w:marBottom w:val="0"/>
          <w:divBdr>
            <w:top w:val="none" w:sz="0" w:space="0" w:color="auto"/>
            <w:left w:val="none" w:sz="0" w:space="0" w:color="auto"/>
            <w:bottom w:val="none" w:sz="0" w:space="0" w:color="auto"/>
            <w:right w:val="none" w:sz="0" w:space="0" w:color="auto"/>
          </w:divBdr>
        </w:div>
        <w:div w:id="1767848404">
          <w:marLeft w:val="480"/>
          <w:marRight w:val="0"/>
          <w:marTop w:val="0"/>
          <w:marBottom w:val="0"/>
          <w:divBdr>
            <w:top w:val="none" w:sz="0" w:space="0" w:color="auto"/>
            <w:left w:val="none" w:sz="0" w:space="0" w:color="auto"/>
            <w:bottom w:val="none" w:sz="0" w:space="0" w:color="auto"/>
            <w:right w:val="none" w:sz="0" w:space="0" w:color="auto"/>
          </w:divBdr>
        </w:div>
        <w:div w:id="976641734">
          <w:marLeft w:val="480"/>
          <w:marRight w:val="0"/>
          <w:marTop w:val="0"/>
          <w:marBottom w:val="0"/>
          <w:divBdr>
            <w:top w:val="none" w:sz="0" w:space="0" w:color="auto"/>
            <w:left w:val="none" w:sz="0" w:space="0" w:color="auto"/>
            <w:bottom w:val="none" w:sz="0" w:space="0" w:color="auto"/>
            <w:right w:val="none" w:sz="0" w:space="0" w:color="auto"/>
          </w:divBdr>
        </w:div>
        <w:div w:id="699668717">
          <w:marLeft w:val="480"/>
          <w:marRight w:val="0"/>
          <w:marTop w:val="0"/>
          <w:marBottom w:val="0"/>
          <w:divBdr>
            <w:top w:val="none" w:sz="0" w:space="0" w:color="auto"/>
            <w:left w:val="none" w:sz="0" w:space="0" w:color="auto"/>
            <w:bottom w:val="none" w:sz="0" w:space="0" w:color="auto"/>
            <w:right w:val="none" w:sz="0" w:space="0" w:color="auto"/>
          </w:divBdr>
        </w:div>
        <w:div w:id="922765171">
          <w:marLeft w:val="480"/>
          <w:marRight w:val="0"/>
          <w:marTop w:val="0"/>
          <w:marBottom w:val="0"/>
          <w:divBdr>
            <w:top w:val="none" w:sz="0" w:space="0" w:color="auto"/>
            <w:left w:val="none" w:sz="0" w:space="0" w:color="auto"/>
            <w:bottom w:val="none" w:sz="0" w:space="0" w:color="auto"/>
            <w:right w:val="none" w:sz="0" w:space="0" w:color="auto"/>
          </w:divBdr>
        </w:div>
        <w:div w:id="633366412">
          <w:marLeft w:val="480"/>
          <w:marRight w:val="0"/>
          <w:marTop w:val="0"/>
          <w:marBottom w:val="0"/>
          <w:divBdr>
            <w:top w:val="none" w:sz="0" w:space="0" w:color="auto"/>
            <w:left w:val="none" w:sz="0" w:space="0" w:color="auto"/>
            <w:bottom w:val="none" w:sz="0" w:space="0" w:color="auto"/>
            <w:right w:val="none" w:sz="0" w:space="0" w:color="auto"/>
          </w:divBdr>
        </w:div>
        <w:div w:id="884364845">
          <w:marLeft w:val="480"/>
          <w:marRight w:val="0"/>
          <w:marTop w:val="0"/>
          <w:marBottom w:val="0"/>
          <w:divBdr>
            <w:top w:val="none" w:sz="0" w:space="0" w:color="auto"/>
            <w:left w:val="none" w:sz="0" w:space="0" w:color="auto"/>
            <w:bottom w:val="none" w:sz="0" w:space="0" w:color="auto"/>
            <w:right w:val="none" w:sz="0" w:space="0" w:color="auto"/>
          </w:divBdr>
        </w:div>
        <w:div w:id="422920660">
          <w:marLeft w:val="480"/>
          <w:marRight w:val="0"/>
          <w:marTop w:val="0"/>
          <w:marBottom w:val="0"/>
          <w:divBdr>
            <w:top w:val="none" w:sz="0" w:space="0" w:color="auto"/>
            <w:left w:val="none" w:sz="0" w:space="0" w:color="auto"/>
            <w:bottom w:val="none" w:sz="0" w:space="0" w:color="auto"/>
            <w:right w:val="none" w:sz="0" w:space="0" w:color="auto"/>
          </w:divBdr>
        </w:div>
        <w:div w:id="818502462">
          <w:marLeft w:val="480"/>
          <w:marRight w:val="0"/>
          <w:marTop w:val="0"/>
          <w:marBottom w:val="0"/>
          <w:divBdr>
            <w:top w:val="none" w:sz="0" w:space="0" w:color="auto"/>
            <w:left w:val="none" w:sz="0" w:space="0" w:color="auto"/>
            <w:bottom w:val="none" w:sz="0" w:space="0" w:color="auto"/>
            <w:right w:val="none" w:sz="0" w:space="0" w:color="auto"/>
          </w:divBdr>
        </w:div>
        <w:div w:id="958216700">
          <w:marLeft w:val="480"/>
          <w:marRight w:val="0"/>
          <w:marTop w:val="0"/>
          <w:marBottom w:val="0"/>
          <w:divBdr>
            <w:top w:val="none" w:sz="0" w:space="0" w:color="auto"/>
            <w:left w:val="none" w:sz="0" w:space="0" w:color="auto"/>
            <w:bottom w:val="none" w:sz="0" w:space="0" w:color="auto"/>
            <w:right w:val="none" w:sz="0" w:space="0" w:color="auto"/>
          </w:divBdr>
        </w:div>
        <w:div w:id="237177595">
          <w:marLeft w:val="480"/>
          <w:marRight w:val="0"/>
          <w:marTop w:val="0"/>
          <w:marBottom w:val="0"/>
          <w:divBdr>
            <w:top w:val="none" w:sz="0" w:space="0" w:color="auto"/>
            <w:left w:val="none" w:sz="0" w:space="0" w:color="auto"/>
            <w:bottom w:val="none" w:sz="0" w:space="0" w:color="auto"/>
            <w:right w:val="none" w:sz="0" w:space="0" w:color="auto"/>
          </w:divBdr>
        </w:div>
        <w:div w:id="1131511064">
          <w:marLeft w:val="480"/>
          <w:marRight w:val="0"/>
          <w:marTop w:val="0"/>
          <w:marBottom w:val="0"/>
          <w:divBdr>
            <w:top w:val="none" w:sz="0" w:space="0" w:color="auto"/>
            <w:left w:val="none" w:sz="0" w:space="0" w:color="auto"/>
            <w:bottom w:val="none" w:sz="0" w:space="0" w:color="auto"/>
            <w:right w:val="none" w:sz="0" w:space="0" w:color="auto"/>
          </w:divBdr>
        </w:div>
        <w:div w:id="1557622181">
          <w:marLeft w:val="480"/>
          <w:marRight w:val="0"/>
          <w:marTop w:val="0"/>
          <w:marBottom w:val="0"/>
          <w:divBdr>
            <w:top w:val="none" w:sz="0" w:space="0" w:color="auto"/>
            <w:left w:val="none" w:sz="0" w:space="0" w:color="auto"/>
            <w:bottom w:val="none" w:sz="0" w:space="0" w:color="auto"/>
            <w:right w:val="none" w:sz="0" w:space="0" w:color="auto"/>
          </w:divBdr>
        </w:div>
        <w:div w:id="1513568101">
          <w:marLeft w:val="480"/>
          <w:marRight w:val="0"/>
          <w:marTop w:val="0"/>
          <w:marBottom w:val="0"/>
          <w:divBdr>
            <w:top w:val="none" w:sz="0" w:space="0" w:color="auto"/>
            <w:left w:val="none" w:sz="0" w:space="0" w:color="auto"/>
            <w:bottom w:val="none" w:sz="0" w:space="0" w:color="auto"/>
            <w:right w:val="none" w:sz="0" w:space="0" w:color="auto"/>
          </w:divBdr>
        </w:div>
        <w:div w:id="153617601">
          <w:marLeft w:val="480"/>
          <w:marRight w:val="0"/>
          <w:marTop w:val="0"/>
          <w:marBottom w:val="0"/>
          <w:divBdr>
            <w:top w:val="none" w:sz="0" w:space="0" w:color="auto"/>
            <w:left w:val="none" w:sz="0" w:space="0" w:color="auto"/>
            <w:bottom w:val="none" w:sz="0" w:space="0" w:color="auto"/>
            <w:right w:val="none" w:sz="0" w:space="0" w:color="auto"/>
          </w:divBdr>
        </w:div>
        <w:div w:id="79641971">
          <w:marLeft w:val="480"/>
          <w:marRight w:val="0"/>
          <w:marTop w:val="0"/>
          <w:marBottom w:val="0"/>
          <w:divBdr>
            <w:top w:val="none" w:sz="0" w:space="0" w:color="auto"/>
            <w:left w:val="none" w:sz="0" w:space="0" w:color="auto"/>
            <w:bottom w:val="none" w:sz="0" w:space="0" w:color="auto"/>
            <w:right w:val="none" w:sz="0" w:space="0" w:color="auto"/>
          </w:divBdr>
        </w:div>
        <w:div w:id="1893072998">
          <w:marLeft w:val="480"/>
          <w:marRight w:val="0"/>
          <w:marTop w:val="0"/>
          <w:marBottom w:val="0"/>
          <w:divBdr>
            <w:top w:val="none" w:sz="0" w:space="0" w:color="auto"/>
            <w:left w:val="none" w:sz="0" w:space="0" w:color="auto"/>
            <w:bottom w:val="none" w:sz="0" w:space="0" w:color="auto"/>
            <w:right w:val="none" w:sz="0" w:space="0" w:color="auto"/>
          </w:divBdr>
        </w:div>
        <w:div w:id="293104271">
          <w:marLeft w:val="480"/>
          <w:marRight w:val="0"/>
          <w:marTop w:val="0"/>
          <w:marBottom w:val="0"/>
          <w:divBdr>
            <w:top w:val="none" w:sz="0" w:space="0" w:color="auto"/>
            <w:left w:val="none" w:sz="0" w:space="0" w:color="auto"/>
            <w:bottom w:val="none" w:sz="0" w:space="0" w:color="auto"/>
            <w:right w:val="none" w:sz="0" w:space="0" w:color="auto"/>
          </w:divBdr>
        </w:div>
        <w:div w:id="1688174307">
          <w:marLeft w:val="480"/>
          <w:marRight w:val="0"/>
          <w:marTop w:val="0"/>
          <w:marBottom w:val="0"/>
          <w:divBdr>
            <w:top w:val="none" w:sz="0" w:space="0" w:color="auto"/>
            <w:left w:val="none" w:sz="0" w:space="0" w:color="auto"/>
            <w:bottom w:val="none" w:sz="0" w:space="0" w:color="auto"/>
            <w:right w:val="none" w:sz="0" w:space="0" w:color="auto"/>
          </w:divBdr>
        </w:div>
        <w:div w:id="1018123098">
          <w:marLeft w:val="480"/>
          <w:marRight w:val="0"/>
          <w:marTop w:val="0"/>
          <w:marBottom w:val="0"/>
          <w:divBdr>
            <w:top w:val="none" w:sz="0" w:space="0" w:color="auto"/>
            <w:left w:val="none" w:sz="0" w:space="0" w:color="auto"/>
            <w:bottom w:val="none" w:sz="0" w:space="0" w:color="auto"/>
            <w:right w:val="none" w:sz="0" w:space="0" w:color="auto"/>
          </w:divBdr>
        </w:div>
        <w:div w:id="514882831">
          <w:marLeft w:val="480"/>
          <w:marRight w:val="0"/>
          <w:marTop w:val="0"/>
          <w:marBottom w:val="0"/>
          <w:divBdr>
            <w:top w:val="none" w:sz="0" w:space="0" w:color="auto"/>
            <w:left w:val="none" w:sz="0" w:space="0" w:color="auto"/>
            <w:bottom w:val="none" w:sz="0" w:space="0" w:color="auto"/>
            <w:right w:val="none" w:sz="0" w:space="0" w:color="auto"/>
          </w:divBdr>
        </w:div>
        <w:div w:id="1530945048">
          <w:marLeft w:val="480"/>
          <w:marRight w:val="0"/>
          <w:marTop w:val="0"/>
          <w:marBottom w:val="0"/>
          <w:divBdr>
            <w:top w:val="none" w:sz="0" w:space="0" w:color="auto"/>
            <w:left w:val="none" w:sz="0" w:space="0" w:color="auto"/>
            <w:bottom w:val="none" w:sz="0" w:space="0" w:color="auto"/>
            <w:right w:val="none" w:sz="0" w:space="0" w:color="auto"/>
          </w:divBdr>
        </w:div>
        <w:div w:id="826941086">
          <w:marLeft w:val="480"/>
          <w:marRight w:val="0"/>
          <w:marTop w:val="0"/>
          <w:marBottom w:val="0"/>
          <w:divBdr>
            <w:top w:val="none" w:sz="0" w:space="0" w:color="auto"/>
            <w:left w:val="none" w:sz="0" w:space="0" w:color="auto"/>
            <w:bottom w:val="none" w:sz="0" w:space="0" w:color="auto"/>
            <w:right w:val="none" w:sz="0" w:space="0" w:color="auto"/>
          </w:divBdr>
        </w:div>
        <w:div w:id="1004631665">
          <w:marLeft w:val="480"/>
          <w:marRight w:val="0"/>
          <w:marTop w:val="0"/>
          <w:marBottom w:val="0"/>
          <w:divBdr>
            <w:top w:val="none" w:sz="0" w:space="0" w:color="auto"/>
            <w:left w:val="none" w:sz="0" w:space="0" w:color="auto"/>
            <w:bottom w:val="none" w:sz="0" w:space="0" w:color="auto"/>
            <w:right w:val="none" w:sz="0" w:space="0" w:color="auto"/>
          </w:divBdr>
        </w:div>
        <w:div w:id="1048652349">
          <w:marLeft w:val="480"/>
          <w:marRight w:val="0"/>
          <w:marTop w:val="0"/>
          <w:marBottom w:val="0"/>
          <w:divBdr>
            <w:top w:val="none" w:sz="0" w:space="0" w:color="auto"/>
            <w:left w:val="none" w:sz="0" w:space="0" w:color="auto"/>
            <w:bottom w:val="none" w:sz="0" w:space="0" w:color="auto"/>
            <w:right w:val="none" w:sz="0" w:space="0" w:color="auto"/>
          </w:divBdr>
        </w:div>
        <w:div w:id="523128394">
          <w:marLeft w:val="480"/>
          <w:marRight w:val="0"/>
          <w:marTop w:val="0"/>
          <w:marBottom w:val="0"/>
          <w:divBdr>
            <w:top w:val="none" w:sz="0" w:space="0" w:color="auto"/>
            <w:left w:val="none" w:sz="0" w:space="0" w:color="auto"/>
            <w:bottom w:val="none" w:sz="0" w:space="0" w:color="auto"/>
            <w:right w:val="none" w:sz="0" w:space="0" w:color="auto"/>
          </w:divBdr>
        </w:div>
        <w:div w:id="1252422929">
          <w:marLeft w:val="480"/>
          <w:marRight w:val="0"/>
          <w:marTop w:val="0"/>
          <w:marBottom w:val="0"/>
          <w:divBdr>
            <w:top w:val="none" w:sz="0" w:space="0" w:color="auto"/>
            <w:left w:val="none" w:sz="0" w:space="0" w:color="auto"/>
            <w:bottom w:val="none" w:sz="0" w:space="0" w:color="auto"/>
            <w:right w:val="none" w:sz="0" w:space="0" w:color="auto"/>
          </w:divBdr>
        </w:div>
        <w:div w:id="100490925">
          <w:marLeft w:val="480"/>
          <w:marRight w:val="0"/>
          <w:marTop w:val="0"/>
          <w:marBottom w:val="0"/>
          <w:divBdr>
            <w:top w:val="none" w:sz="0" w:space="0" w:color="auto"/>
            <w:left w:val="none" w:sz="0" w:space="0" w:color="auto"/>
            <w:bottom w:val="none" w:sz="0" w:space="0" w:color="auto"/>
            <w:right w:val="none" w:sz="0" w:space="0" w:color="auto"/>
          </w:divBdr>
        </w:div>
        <w:div w:id="1694111621">
          <w:marLeft w:val="480"/>
          <w:marRight w:val="0"/>
          <w:marTop w:val="0"/>
          <w:marBottom w:val="0"/>
          <w:divBdr>
            <w:top w:val="none" w:sz="0" w:space="0" w:color="auto"/>
            <w:left w:val="none" w:sz="0" w:space="0" w:color="auto"/>
            <w:bottom w:val="none" w:sz="0" w:space="0" w:color="auto"/>
            <w:right w:val="none" w:sz="0" w:space="0" w:color="auto"/>
          </w:divBdr>
        </w:div>
        <w:div w:id="837042982">
          <w:marLeft w:val="480"/>
          <w:marRight w:val="0"/>
          <w:marTop w:val="0"/>
          <w:marBottom w:val="0"/>
          <w:divBdr>
            <w:top w:val="none" w:sz="0" w:space="0" w:color="auto"/>
            <w:left w:val="none" w:sz="0" w:space="0" w:color="auto"/>
            <w:bottom w:val="none" w:sz="0" w:space="0" w:color="auto"/>
            <w:right w:val="none" w:sz="0" w:space="0" w:color="auto"/>
          </w:divBdr>
        </w:div>
        <w:div w:id="1401905959">
          <w:marLeft w:val="480"/>
          <w:marRight w:val="0"/>
          <w:marTop w:val="0"/>
          <w:marBottom w:val="0"/>
          <w:divBdr>
            <w:top w:val="none" w:sz="0" w:space="0" w:color="auto"/>
            <w:left w:val="none" w:sz="0" w:space="0" w:color="auto"/>
            <w:bottom w:val="none" w:sz="0" w:space="0" w:color="auto"/>
            <w:right w:val="none" w:sz="0" w:space="0" w:color="auto"/>
          </w:divBdr>
        </w:div>
        <w:div w:id="1766922983">
          <w:marLeft w:val="480"/>
          <w:marRight w:val="0"/>
          <w:marTop w:val="0"/>
          <w:marBottom w:val="0"/>
          <w:divBdr>
            <w:top w:val="none" w:sz="0" w:space="0" w:color="auto"/>
            <w:left w:val="none" w:sz="0" w:space="0" w:color="auto"/>
            <w:bottom w:val="none" w:sz="0" w:space="0" w:color="auto"/>
            <w:right w:val="none" w:sz="0" w:space="0" w:color="auto"/>
          </w:divBdr>
        </w:div>
        <w:div w:id="364526368">
          <w:marLeft w:val="480"/>
          <w:marRight w:val="0"/>
          <w:marTop w:val="0"/>
          <w:marBottom w:val="0"/>
          <w:divBdr>
            <w:top w:val="none" w:sz="0" w:space="0" w:color="auto"/>
            <w:left w:val="none" w:sz="0" w:space="0" w:color="auto"/>
            <w:bottom w:val="none" w:sz="0" w:space="0" w:color="auto"/>
            <w:right w:val="none" w:sz="0" w:space="0" w:color="auto"/>
          </w:divBdr>
        </w:div>
      </w:divsChild>
    </w:div>
    <w:div w:id="68970693">
      <w:bodyDiv w:val="1"/>
      <w:marLeft w:val="0"/>
      <w:marRight w:val="0"/>
      <w:marTop w:val="0"/>
      <w:marBottom w:val="0"/>
      <w:divBdr>
        <w:top w:val="none" w:sz="0" w:space="0" w:color="auto"/>
        <w:left w:val="none" w:sz="0" w:space="0" w:color="auto"/>
        <w:bottom w:val="none" w:sz="0" w:space="0" w:color="auto"/>
        <w:right w:val="none" w:sz="0" w:space="0" w:color="auto"/>
      </w:divBdr>
    </w:div>
    <w:div w:id="71439537">
      <w:bodyDiv w:val="1"/>
      <w:marLeft w:val="0"/>
      <w:marRight w:val="0"/>
      <w:marTop w:val="0"/>
      <w:marBottom w:val="0"/>
      <w:divBdr>
        <w:top w:val="none" w:sz="0" w:space="0" w:color="auto"/>
        <w:left w:val="none" w:sz="0" w:space="0" w:color="auto"/>
        <w:bottom w:val="none" w:sz="0" w:space="0" w:color="auto"/>
        <w:right w:val="none" w:sz="0" w:space="0" w:color="auto"/>
      </w:divBdr>
      <w:divsChild>
        <w:div w:id="1550074354">
          <w:marLeft w:val="480"/>
          <w:marRight w:val="0"/>
          <w:marTop w:val="0"/>
          <w:marBottom w:val="0"/>
          <w:divBdr>
            <w:top w:val="none" w:sz="0" w:space="0" w:color="auto"/>
            <w:left w:val="none" w:sz="0" w:space="0" w:color="auto"/>
            <w:bottom w:val="none" w:sz="0" w:space="0" w:color="auto"/>
            <w:right w:val="none" w:sz="0" w:space="0" w:color="auto"/>
          </w:divBdr>
        </w:div>
        <w:div w:id="664816871">
          <w:marLeft w:val="480"/>
          <w:marRight w:val="0"/>
          <w:marTop w:val="0"/>
          <w:marBottom w:val="0"/>
          <w:divBdr>
            <w:top w:val="none" w:sz="0" w:space="0" w:color="auto"/>
            <w:left w:val="none" w:sz="0" w:space="0" w:color="auto"/>
            <w:bottom w:val="none" w:sz="0" w:space="0" w:color="auto"/>
            <w:right w:val="none" w:sz="0" w:space="0" w:color="auto"/>
          </w:divBdr>
        </w:div>
        <w:div w:id="468667434">
          <w:marLeft w:val="480"/>
          <w:marRight w:val="0"/>
          <w:marTop w:val="0"/>
          <w:marBottom w:val="0"/>
          <w:divBdr>
            <w:top w:val="none" w:sz="0" w:space="0" w:color="auto"/>
            <w:left w:val="none" w:sz="0" w:space="0" w:color="auto"/>
            <w:bottom w:val="none" w:sz="0" w:space="0" w:color="auto"/>
            <w:right w:val="none" w:sz="0" w:space="0" w:color="auto"/>
          </w:divBdr>
        </w:div>
        <w:div w:id="1223911760">
          <w:marLeft w:val="480"/>
          <w:marRight w:val="0"/>
          <w:marTop w:val="0"/>
          <w:marBottom w:val="0"/>
          <w:divBdr>
            <w:top w:val="none" w:sz="0" w:space="0" w:color="auto"/>
            <w:left w:val="none" w:sz="0" w:space="0" w:color="auto"/>
            <w:bottom w:val="none" w:sz="0" w:space="0" w:color="auto"/>
            <w:right w:val="none" w:sz="0" w:space="0" w:color="auto"/>
          </w:divBdr>
        </w:div>
        <w:div w:id="1252813690">
          <w:marLeft w:val="480"/>
          <w:marRight w:val="0"/>
          <w:marTop w:val="0"/>
          <w:marBottom w:val="0"/>
          <w:divBdr>
            <w:top w:val="none" w:sz="0" w:space="0" w:color="auto"/>
            <w:left w:val="none" w:sz="0" w:space="0" w:color="auto"/>
            <w:bottom w:val="none" w:sz="0" w:space="0" w:color="auto"/>
            <w:right w:val="none" w:sz="0" w:space="0" w:color="auto"/>
          </w:divBdr>
        </w:div>
        <w:div w:id="1193222532">
          <w:marLeft w:val="480"/>
          <w:marRight w:val="0"/>
          <w:marTop w:val="0"/>
          <w:marBottom w:val="0"/>
          <w:divBdr>
            <w:top w:val="none" w:sz="0" w:space="0" w:color="auto"/>
            <w:left w:val="none" w:sz="0" w:space="0" w:color="auto"/>
            <w:bottom w:val="none" w:sz="0" w:space="0" w:color="auto"/>
            <w:right w:val="none" w:sz="0" w:space="0" w:color="auto"/>
          </w:divBdr>
        </w:div>
        <w:div w:id="908923340">
          <w:marLeft w:val="480"/>
          <w:marRight w:val="0"/>
          <w:marTop w:val="0"/>
          <w:marBottom w:val="0"/>
          <w:divBdr>
            <w:top w:val="none" w:sz="0" w:space="0" w:color="auto"/>
            <w:left w:val="none" w:sz="0" w:space="0" w:color="auto"/>
            <w:bottom w:val="none" w:sz="0" w:space="0" w:color="auto"/>
            <w:right w:val="none" w:sz="0" w:space="0" w:color="auto"/>
          </w:divBdr>
        </w:div>
        <w:div w:id="1125926398">
          <w:marLeft w:val="480"/>
          <w:marRight w:val="0"/>
          <w:marTop w:val="0"/>
          <w:marBottom w:val="0"/>
          <w:divBdr>
            <w:top w:val="none" w:sz="0" w:space="0" w:color="auto"/>
            <w:left w:val="none" w:sz="0" w:space="0" w:color="auto"/>
            <w:bottom w:val="none" w:sz="0" w:space="0" w:color="auto"/>
            <w:right w:val="none" w:sz="0" w:space="0" w:color="auto"/>
          </w:divBdr>
        </w:div>
        <w:div w:id="1158611606">
          <w:marLeft w:val="480"/>
          <w:marRight w:val="0"/>
          <w:marTop w:val="0"/>
          <w:marBottom w:val="0"/>
          <w:divBdr>
            <w:top w:val="none" w:sz="0" w:space="0" w:color="auto"/>
            <w:left w:val="none" w:sz="0" w:space="0" w:color="auto"/>
            <w:bottom w:val="none" w:sz="0" w:space="0" w:color="auto"/>
            <w:right w:val="none" w:sz="0" w:space="0" w:color="auto"/>
          </w:divBdr>
        </w:div>
        <w:div w:id="806513267">
          <w:marLeft w:val="480"/>
          <w:marRight w:val="0"/>
          <w:marTop w:val="0"/>
          <w:marBottom w:val="0"/>
          <w:divBdr>
            <w:top w:val="none" w:sz="0" w:space="0" w:color="auto"/>
            <w:left w:val="none" w:sz="0" w:space="0" w:color="auto"/>
            <w:bottom w:val="none" w:sz="0" w:space="0" w:color="auto"/>
            <w:right w:val="none" w:sz="0" w:space="0" w:color="auto"/>
          </w:divBdr>
        </w:div>
        <w:div w:id="667561573">
          <w:marLeft w:val="480"/>
          <w:marRight w:val="0"/>
          <w:marTop w:val="0"/>
          <w:marBottom w:val="0"/>
          <w:divBdr>
            <w:top w:val="none" w:sz="0" w:space="0" w:color="auto"/>
            <w:left w:val="none" w:sz="0" w:space="0" w:color="auto"/>
            <w:bottom w:val="none" w:sz="0" w:space="0" w:color="auto"/>
            <w:right w:val="none" w:sz="0" w:space="0" w:color="auto"/>
          </w:divBdr>
        </w:div>
        <w:div w:id="569342522">
          <w:marLeft w:val="480"/>
          <w:marRight w:val="0"/>
          <w:marTop w:val="0"/>
          <w:marBottom w:val="0"/>
          <w:divBdr>
            <w:top w:val="none" w:sz="0" w:space="0" w:color="auto"/>
            <w:left w:val="none" w:sz="0" w:space="0" w:color="auto"/>
            <w:bottom w:val="none" w:sz="0" w:space="0" w:color="auto"/>
            <w:right w:val="none" w:sz="0" w:space="0" w:color="auto"/>
          </w:divBdr>
        </w:div>
        <w:div w:id="829250286">
          <w:marLeft w:val="480"/>
          <w:marRight w:val="0"/>
          <w:marTop w:val="0"/>
          <w:marBottom w:val="0"/>
          <w:divBdr>
            <w:top w:val="none" w:sz="0" w:space="0" w:color="auto"/>
            <w:left w:val="none" w:sz="0" w:space="0" w:color="auto"/>
            <w:bottom w:val="none" w:sz="0" w:space="0" w:color="auto"/>
            <w:right w:val="none" w:sz="0" w:space="0" w:color="auto"/>
          </w:divBdr>
        </w:div>
        <w:div w:id="241262666">
          <w:marLeft w:val="480"/>
          <w:marRight w:val="0"/>
          <w:marTop w:val="0"/>
          <w:marBottom w:val="0"/>
          <w:divBdr>
            <w:top w:val="none" w:sz="0" w:space="0" w:color="auto"/>
            <w:left w:val="none" w:sz="0" w:space="0" w:color="auto"/>
            <w:bottom w:val="none" w:sz="0" w:space="0" w:color="auto"/>
            <w:right w:val="none" w:sz="0" w:space="0" w:color="auto"/>
          </w:divBdr>
        </w:div>
        <w:div w:id="1120345387">
          <w:marLeft w:val="480"/>
          <w:marRight w:val="0"/>
          <w:marTop w:val="0"/>
          <w:marBottom w:val="0"/>
          <w:divBdr>
            <w:top w:val="none" w:sz="0" w:space="0" w:color="auto"/>
            <w:left w:val="none" w:sz="0" w:space="0" w:color="auto"/>
            <w:bottom w:val="none" w:sz="0" w:space="0" w:color="auto"/>
            <w:right w:val="none" w:sz="0" w:space="0" w:color="auto"/>
          </w:divBdr>
        </w:div>
        <w:div w:id="1893274420">
          <w:marLeft w:val="480"/>
          <w:marRight w:val="0"/>
          <w:marTop w:val="0"/>
          <w:marBottom w:val="0"/>
          <w:divBdr>
            <w:top w:val="none" w:sz="0" w:space="0" w:color="auto"/>
            <w:left w:val="none" w:sz="0" w:space="0" w:color="auto"/>
            <w:bottom w:val="none" w:sz="0" w:space="0" w:color="auto"/>
            <w:right w:val="none" w:sz="0" w:space="0" w:color="auto"/>
          </w:divBdr>
        </w:div>
        <w:div w:id="1726368842">
          <w:marLeft w:val="480"/>
          <w:marRight w:val="0"/>
          <w:marTop w:val="0"/>
          <w:marBottom w:val="0"/>
          <w:divBdr>
            <w:top w:val="none" w:sz="0" w:space="0" w:color="auto"/>
            <w:left w:val="none" w:sz="0" w:space="0" w:color="auto"/>
            <w:bottom w:val="none" w:sz="0" w:space="0" w:color="auto"/>
            <w:right w:val="none" w:sz="0" w:space="0" w:color="auto"/>
          </w:divBdr>
        </w:div>
        <w:div w:id="266549648">
          <w:marLeft w:val="480"/>
          <w:marRight w:val="0"/>
          <w:marTop w:val="0"/>
          <w:marBottom w:val="0"/>
          <w:divBdr>
            <w:top w:val="none" w:sz="0" w:space="0" w:color="auto"/>
            <w:left w:val="none" w:sz="0" w:space="0" w:color="auto"/>
            <w:bottom w:val="none" w:sz="0" w:space="0" w:color="auto"/>
            <w:right w:val="none" w:sz="0" w:space="0" w:color="auto"/>
          </w:divBdr>
        </w:div>
        <w:div w:id="123427036">
          <w:marLeft w:val="480"/>
          <w:marRight w:val="0"/>
          <w:marTop w:val="0"/>
          <w:marBottom w:val="0"/>
          <w:divBdr>
            <w:top w:val="none" w:sz="0" w:space="0" w:color="auto"/>
            <w:left w:val="none" w:sz="0" w:space="0" w:color="auto"/>
            <w:bottom w:val="none" w:sz="0" w:space="0" w:color="auto"/>
            <w:right w:val="none" w:sz="0" w:space="0" w:color="auto"/>
          </w:divBdr>
        </w:div>
        <w:div w:id="46728506">
          <w:marLeft w:val="480"/>
          <w:marRight w:val="0"/>
          <w:marTop w:val="0"/>
          <w:marBottom w:val="0"/>
          <w:divBdr>
            <w:top w:val="none" w:sz="0" w:space="0" w:color="auto"/>
            <w:left w:val="none" w:sz="0" w:space="0" w:color="auto"/>
            <w:bottom w:val="none" w:sz="0" w:space="0" w:color="auto"/>
            <w:right w:val="none" w:sz="0" w:space="0" w:color="auto"/>
          </w:divBdr>
        </w:div>
        <w:div w:id="533931491">
          <w:marLeft w:val="480"/>
          <w:marRight w:val="0"/>
          <w:marTop w:val="0"/>
          <w:marBottom w:val="0"/>
          <w:divBdr>
            <w:top w:val="none" w:sz="0" w:space="0" w:color="auto"/>
            <w:left w:val="none" w:sz="0" w:space="0" w:color="auto"/>
            <w:bottom w:val="none" w:sz="0" w:space="0" w:color="auto"/>
            <w:right w:val="none" w:sz="0" w:space="0" w:color="auto"/>
          </w:divBdr>
        </w:div>
        <w:div w:id="1734044027">
          <w:marLeft w:val="480"/>
          <w:marRight w:val="0"/>
          <w:marTop w:val="0"/>
          <w:marBottom w:val="0"/>
          <w:divBdr>
            <w:top w:val="none" w:sz="0" w:space="0" w:color="auto"/>
            <w:left w:val="none" w:sz="0" w:space="0" w:color="auto"/>
            <w:bottom w:val="none" w:sz="0" w:space="0" w:color="auto"/>
            <w:right w:val="none" w:sz="0" w:space="0" w:color="auto"/>
          </w:divBdr>
        </w:div>
        <w:div w:id="2028022364">
          <w:marLeft w:val="480"/>
          <w:marRight w:val="0"/>
          <w:marTop w:val="0"/>
          <w:marBottom w:val="0"/>
          <w:divBdr>
            <w:top w:val="none" w:sz="0" w:space="0" w:color="auto"/>
            <w:left w:val="none" w:sz="0" w:space="0" w:color="auto"/>
            <w:bottom w:val="none" w:sz="0" w:space="0" w:color="auto"/>
            <w:right w:val="none" w:sz="0" w:space="0" w:color="auto"/>
          </w:divBdr>
        </w:div>
        <w:div w:id="1943493465">
          <w:marLeft w:val="480"/>
          <w:marRight w:val="0"/>
          <w:marTop w:val="0"/>
          <w:marBottom w:val="0"/>
          <w:divBdr>
            <w:top w:val="none" w:sz="0" w:space="0" w:color="auto"/>
            <w:left w:val="none" w:sz="0" w:space="0" w:color="auto"/>
            <w:bottom w:val="none" w:sz="0" w:space="0" w:color="auto"/>
            <w:right w:val="none" w:sz="0" w:space="0" w:color="auto"/>
          </w:divBdr>
        </w:div>
        <w:div w:id="304312099">
          <w:marLeft w:val="480"/>
          <w:marRight w:val="0"/>
          <w:marTop w:val="0"/>
          <w:marBottom w:val="0"/>
          <w:divBdr>
            <w:top w:val="none" w:sz="0" w:space="0" w:color="auto"/>
            <w:left w:val="none" w:sz="0" w:space="0" w:color="auto"/>
            <w:bottom w:val="none" w:sz="0" w:space="0" w:color="auto"/>
            <w:right w:val="none" w:sz="0" w:space="0" w:color="auto"/>
          </w:divBdr>
        </w:div>
        <w:div w:id="1241523996">
          <w:marLeft w:val="480"/>
          <w:marRight w:val="0"/>
          <w:marTop w:val="0"/>
          <w:marBottom w:val="0"/>
          <w:divBdr>
            <w:top w:val="none" w:sz="0" w:space="0" w:color="auto"/>
            <w:left w:val="none" w:sz="0" w:space="0" w:color="auto"/>
            <w:bottom w:val="none" w:sz="0" w:space="0" w:color="auto"/>
            <w:right w:val="none" w:sz="0" w:space="0" w:color="auto"/>
          </w:divBdr>
        </w:div>
        <w:div w:id="658576482">
          <w:marLeft w:val="480"/>
          <w:marRight w:val="0"/>
          <w:marTop w:val="0"/>
          <w:marBottom w:val="0"/>
          <w:divBdr>
            <w:top w:val="none" w:sz="0" w:space="0" w:color="auto"/>
            <w:left w:val="none" w:sz="0" w:space="0" w:color="auto"/>
            <w:bottom w:val="none" w:sz="0" w:space="0" w:color="auto"/>
            <w:right w:val="none" w:sz="0" w:space="0" w:color="auto"/>
          </w:divBdr>
        </w:div>
        <w:div w:id="102695162">
          <w:marLeft w:val="480"/>
          <w:marRight w:val="0"/>
          <w:marTop w:val="0"/>
          <w:marBottom w:val="0"/>
          <w:divBdr>
            <w:top w:val="none" w:sz="0" w:space="0" w:color="auto"/>
            <w:left w:val="none" w:sz="0" w:space="0" w:color="auto"/>
            <w:bottom w:val="none" w:sz="0" w:space="0" w:color="auto"/>
            <w:right w:val="none" w:sz="0" w:space="0" w:color="auto"/>
          </w:divBdr>
        </w:div>
        <w:div w:id="1800302421">
          <w:marLeft w:val="480"/>
          <w:marRight w:val="0"/>
          <w:marTop w:val="0"/>
          <w:marBottom w:val="0"/>
          <w:divBdr>
            <w:top w:val="none" w:sz="0" w:space="0" w:color="auto"/>
            <w:left w:val="none" w:sz="0" w:space="0" w:color="auto"/>
            <w:bottom w:val="none" w:sz="0" w:space="0" w:color="auto"/>
            <w:right w:val="none" w:sz="0" w:space="0" w:color="auto"/>
          </w:divBdr>
        </w:div>
        <w:div w:id="1281649525">
          <w:marLeft w:val="480"/>
          <w:marRight w:val="0"/>
          <w:marTop w:val="0"/>
          <w:marBottom w:val="0"/>
          <w:divBdr>
            <w:top w:val="none" w:sz="0" w:space="0" w:color="auto"/>
            <w:left w:val="none" w:sz="0" w:space="0" w:color="auto"/>
            <w:bottom w:val="none" w:sz="0" w:space="0" w:color="auto"/>
            <w:right w:val="none" w:sz="0" w:space="0" w:color="auto"/>
          </w:divBdr>
        </w:div>
        <w:div w:id="919826960">
          <w:marLeft w:val="480"/>
          <w:marRight w:val="0"/>
          <w:marTop w:val="0"/>
          <w:marBottom w:val="0"/>
          <w:divBdr>
            <w:top w:val="none" w:sz="0" w:space="0" w:color="auto"/>
            <w:left w:val="none" w:sz="0" w:space="0" w:color="auto"/>
            <w:bottom w:val="none" w:sz="0" w:space="0" w:color="auto"/>
            <w:right w:val="none" w:sz="0" w:space="0" w:color="auto"/>
          </w:divBdr>
        </w:div>
        <w:div w:id="476190719">
          <w:marLeft w:val="480"/>
          <w:marRight w:val="0"/>
          <w:marTop w:val="0"/>
          <w:marBottom w:val="0"/>
          <w:divBdr>
            <w:top w:val="none" w:sz="0" w:space="0" w:color="auto"/>
            <w:left w:val="none" w:sz="0" w:space="0" w:color="auto"/>
            <w:bottom w:val="none" w:sz="0" w:space="0" w:color="auto"/>
            <w:right w:val="none" w:sz="0" w:space="0" w:color="auto"/>
          </w:divBdr>
        </w:div>
        <w:div w:id="431821227">
          <w:marLeft w:val="480"/>
          <w:marRight w:val="0"/>
          <w:marTop w:val="0"/>
          <w:marBottom w:val="0"/>
          <w:divBdr>
            <w:top w:val="none" w:sz="0" w:space="0" w:color="auto"/>
            <w:left w:val="none" w:sz="0" w:space="0" w:color="auto"/>
            <w:bottom w:val="none" w:sz="0" w:space="0" w:color="auto"/>
            <w:right w:val="none" w:sz="0" w:space="0" w:color="auto"/>
          </w:divBdr>
        </w:div>
        <w:div w:id="1676805224">
          <w:marLeft w:val="480"/>
          <w:marRight w:val="0"/>
          <w:marTop w:val="0"/>
          <w:marBottom w:val="0"/>
          <w:divBdr>
            <w:top w:val="none" w:sz="0" w:space="0" w:color="auto"/>
            <w:left w:val="none" w:sz="0" w:space="0" w:color="auto"/>
            <w:bottom w:val="none" w:sz="0" w:space="0" w:color="auto"/>
            <w:right w:val="none" w:sz="0" w:space="0" w:color="auto"/>
          </w:divBdr>
        </w:div>
        <w:div w:id="710030396">
          <w:marLeft w:val="480"/>
          <w:marRight w:val="0"/>
          <w:marTop w:val="0"/>
          <w:marBottom w:val="0"/>
          <w:divBdr>
            <w:top w:val="none" w:sz="0" w:space="0" w:color="auto"/>
            <w:left w:val="none" w:sz="0" w:space="0" w:color="auto"/>
            <w:bottom w:val="none" w:sz="0" w:space="0" w:color="auto"/>
            <w:right w:val="none" w:sz="0" w:space="0" w:color="auto"/>
          </w:divBdr>
        </w:div>
        <w:div w:id="1111778836">
          <w:marLeft w:val="480"/>
          <w:marRight w:val="0"/>
          <w:marTop w:val="0"/>
          <w:marBottom w:val="0"/>
          <w:divBdr>
            <w:top w:val="none" w:sz="0" w:space="0" w:color="auto"/>
            <w:left w:val="none" w:sz="0" w:space="0" w:color="auto"/>
            <w:bottom w:val="none" w:sz="0" w:space="0" w:color="auto"/>
            <w:right w:val="none" w:sz="0" w:space="0" w:color="auto"/>
          </w:divBdr>
        </w:div>
        <w:div w:id="1366249838">
          <w:marLeft w:val="480"/>
          <w:marRight w:val="0"/>
          <w:marTop w:val="0"/>
          <w:marBottom w:val="0"/>
          <w:divBdr>
            <w:top w:val="none" w:sz="0" w:space="0" w:color="auto"/>
            <w:left w:val="none" w:sz="0" w:space="0" w:color="auto"/>
            <w:bottom w:val="none" w:sz="0" w:space="0" w:color="auto"/>
            <w:right w:val="none" w:sz="0" w:space="0" w:color="auto"/>
          </w:divBdr>
        </w:div>
        <w:div w:id="419066988">
          <w:marLeft w:val="480"/>
          <w:marRight w:val="0"/>
          <w:marTop w:val="0"/>
          <w:marBottom w:val="0"/>
          <w:divBdr>
            <w:top w:val="none" w:sz="0" w:space="0" w:color="auto"/>
            <w:left w:val="none" w:sz="0" w:space="0" w:color="auto"/>
            <w:bottom w:val="none" w:sz="0" w:space="0" w:color="auto"/>
            <w:right w:val="none" w:sz="0" w:space="0" w:color="auto"/>
          </w:divBdr>
        </w:div>
        <w:div w:id="972369610">
          <w:marLeft w:val="480"/>
          <w:marRight w:val="0"/>
          <w:marTop w:val="0"/>
          <w:marBottom w:val="0"/>
          <w:divBdr>
            <w:top w:val="none" w:sz="0" w:space="0" w:color="auto"/>
            <w:left w:val="none" w:sz="0" w:space="0" w:color="auto"/>
            <w:bottom w:val="none" w:sz="0" w:space="0" w:color="auto"/>
            <w:right w:val="none" w:sz="0" w:space="0" w:color="auto"/>
          </w:divBdr>
        </w:div>
        <w:div w:id="1077706363">
          <w:marLeft w:val="480"/>
          <w:marRight w:val="0"/>
          <w:marTop w:val="0"/>
          <w:marBottom w:val="0"/>
          <w:divBdr>
            <w:top w:val="none" w:sz="0" w:space="0" w:color="auto"/>
            <w:left w:val="none" w:sz="0" w:space="0" w:color="auto"/>
            <w:bottom w:val="none" w:sz="0" w:space="0" w:color="auto"/>
            <w:right w:val="none" w:sz="0" w:space="0" w:color="auto"/>
          </w:divBdr>
        </w:div>
        <w:div w:id="625546837">
          <w:marLeft w:val="480"/>
          <w:marRight w:val="0"/>
          <w:marTop w:val="0"/>
          <w:marBottom w:val="0"/>
          <w:divBdr>
            <w:top w:val="none" w:sz="0" w:space="0" w:color="auto"/>
            <w:left w:val="none" w:sz="0" w:space="0" w:color="auto"/>
            <w:bottom w:val="none" w:sz="0" w:space="0" w:color="auto"/>
            <w:right w:val="none" w:sz="0" w:space="0" w:color="auto"/>
          </w:divBdr>
        </w:div>
        <w:div w:id="1042288920">
          <w:marLeft w:val="480"/>
          <w:marRight w:val="0"/>
          <w:marTop w:val="0"/>
          <w:marBottom w:val="0"/>
          <w:divBdr>
            <w:top w:val="none" w:sz="0" w:space="0" w:color="auto"/>
            <w:left w:val="none" w:sz="0" w:space="0" w:color="auto"/>
            <w:bottom w:val="none" w:sz="0" w:space="0" w:color="auto"/>
            <w:right w:val="none" w:sz="0" w:space="0" w:color="auto"/>
          </w:divBdr>
        </w:div>
        <w:div w:id="1652827708">
          <w:marLeft w:val="480"/>
          <w:marRight w:val="0"/>
          <w:marTop w:val="0"/>
          <w:marBottom w:val="0"/>
          <w:divBdr>
            <w:top w:val="none" w:sz="0" w:space="0" w:color="auto"/>
            <w:left w:val="none" w:sz="0" w:space="0" w:color="auto"/>
            <w:bottom w:val="none" w:sz="0" w:space="0" w:color="auto"/>
            <w:right w:val="none" w:sz="0" w:space="0" w:color="auto"/>
          </w:divBdr>
        </w:div>
        <w:div w:id="478424022">
          <w:marLeft w:val="480"/>
          <w:marRight w:val="0"/>
          <w:marTop w:val="0"/>
          <w:marBottom w:val="0"/>
          <w:divBdr>
            <w:top w:val="none" w:sz="0" w:space="0" w:color="auto"/>
            <w:left w:val="none" w:sz="0" w:space="0" w:color="auto"/>
            <w:bottom w:val="none" w:sz="0" w:space="0" w:color="auto"/>
            <w:right w:val="none" w:sz="0" w:space="0" w:color="auto"/>
          </w:divBdr>
        </w:div>
        <w:div w:id="1848136882">
          <w:marLeft w:val="480"/>
          <w:marRight w:val="0"/>
          <w:marTop w:val="0"/>
          <w:marBottom w:val="0"/>
          <w:divBdr>
            <w:top w:val="none" w:sz="0" w:space="0" w:color="auto"/>
            <w:left w:val="none" w:sz="0" w:space="0" w:color="auto"/>
            <w:bottom w:val="none" w:sz="0" w:space="0" w:color="auto"/>
            <w:right w:val="none" w:sz="0" w:space="0" w:color="auto"/>
          </w:divBdr>
        </w:div>
        <w:div w:id="97722996">
          <w:marLeft w:val="480"/>
          <w:marRight w:val="0"/>
          <w:marTop w:val="0"/>
          <w:marBottom w:val="0"/>
          <w:divBdr>
            <w:top w:val="none" w:sz="0" w:space="0" w:color="auto"/>
            <w:left w:val="none" w:sz="0" w:space="0" w:color="auto"/>
            <w:bottom w:val="none" w:sz="0" w:space="0" w:color="auto"/>
            <w:right w:val="none" w:sz="0" w:space="0" w:color="auto"/>
          </w:divBdr>
        </w:div>
      </w:divsChild>
    </w:div>
    <w:div w:id="129640103">
      <w:bodyDiv w:val="1"/>
      <w:marLeft w:val="0"/>
      <w:marRight w:val="0"/>
      <w:marTop w:val="0"/>
      <w:marBottom w:val="0"/>
      <w:divBdr>
        <w:top w:val="none" w:sz="0" w:space="0" w:color="auto"/>
        <w:left w:val="none" w:sz="0" w:space="0" w:color="auto"/>
        <w:bottom w:val="none" w:sz="0" w:space="0" w:color="auto"/>
        <w:right w:val="none" w:sz="0" w:space="0" w:color="auto"/>
      </w:divBdr>
    </w:div>
    <w:div w:id="144400743">
      <w:bodyDiv w:val="1"/>
      <w:marLeft w:val="0"/>
      <w:marRight w:val="0"/>
      <w:marTop w:val="0"/>
      <w:marBottom w:val="0"/>
      <w:divBdr>
        <w:top w:val="none" w:sz="0" w:space="0" w:color="auto"/>
        <w:left w:val="none" w:sz="0" w:space="0" w:color="auto"/>
        <w:bottom w:val="none" w:sz="0" w:space="0" w:color="auto"/>
        <w:right w:val="none" w:sz="0" w:space="0" w:color="auto"/>
      </w:divBdr>
    </w:div>
    <w:div w:id="218515664">
      <w:bodyDiv w:val="1"/>
      <w:marLeft w:val="0"/>
      <w:marRight w:val="0"/>
      <w:marTop w:val="0"/>
      <w:marBottom w:val="0"/>
      <w:divBdr>
        <w:top w:val="none" w:sz="0" w:space="0" w:color="auto"/>
        <w:left w:val="none" w:sz="0" w:space="0" w:color="auto"/>
        <w:bottom w:val="none" w:sz="0" w:space="0" w:color="auto"/>
        <w:right w:val="none" w:sz="0" w:space="0" w:color="auto"/>
      </w:divBdr>
    </w:div>
    <w:div w:id="256712800">
      <w:bodyDiv w:val="1"/>
      <w:marLeft w:val="0"/>
      <w:marRight w:val="0"/>
      <w:marTop w:val="0"/>
      <w:marBottom w:val="0"/>
      <w:divBdr>
        <w:top w:val="none" w:sz="0" w:space="0" w:color="auto"/>
        <w:left w:val="none" w:sz="0" w:space="0" w:color="auto"/>
        <w:bottom w:val="none" w:sz="0" w:space="0" w:color="auto"/>
        <w:right w:val="none" w:sz="0" w:space="0" w:color="auto"/>
      </w:divBdr>
    </w:div>
    <w:div w:id="322663412">
      <w:bodyDiv w:val="1"/>
      <w:marLeft w:val="0"/>
      <w:marRight w:val="0"/>
      <w:marTop w:val="0"/>
      <w:marBottom w:val="0"/>
      <w:divBdr>
        <w:top w:val="none" w:sz="0" w:space="0" w:color="auto"/>
        <w:left w:val="none" w:sz="0" w:space="0" w:color="auto"/>
        <w:bottom w:val="none" w:sz="0" w:space="0" w:color="auto"/>
        <w:right w:val="none" w:sz="0" w:space="0" w:color="auto"/>
      </w:divBdr>
    </w:div>
    <w:div w:id="354692043">
      <w:bodyDiv w:val="1"/>
      <w:marLeft w:val="0"/>
      <w:marRight w:val="0"/>
      <w:marTop w:val="0"/>
      <w:marBottom w:val="0"/>
      <w:divBdr>
        <w:top w:val="none" w:sz="0" w:space="0" w:color="auto"/>
        <w:left w:val="none" w:sz="0" w:space="0" w:color="auto"/>
        <w:bottom w:val="none" w:sz="0" w:space="0" w:color="auto"/>
        <w:right w:val="none" w:sz="0" w:space="0" w:color="auto"/>
      </w:divBdr>
    </w:div>
    <w:div w:id="379674853">
      <w:bodyDiv w:val="1"/>
      <w:marLeft w:val="0"/>
      <w:marRight w:val="0"/>
      <w:marTop w:val="0"/>
      <w:marBottom w:val="0"/>
      <w:divBdr>
        <w:top w:val="none" w:sz="0" w:space="0" w:color="auto"/>
        <w:left w:val="none" w:sz="0" w:space="0" w:color="auto"/>
        <w:bottom w:val="none" w:sz="0" w:space="0" w:color="auto"/>
        <w:right w:val="none" w:sz="0" w:space="0" w:color="auto"/>
      </w:divBdr>
    </w:div>
    <w:div w:id="474225460">
      <w:bodyDiv w:val="1"/>
      <w:marLeft w:val="0"/>
      <w:marRight w:val="0"/>
      <w:marTop w:val="0"/>
      <w:marBottom w:val="0"/>
      <w:divBdr>
        <w:top w:val="none" w:sz="0" w:space="0" w:color="auto"/>
        <w:left w:val="none" w:sz="0" w:space="0" w:color="auto"/>
        <w:bottom w:val="none" w:sz="0" w:space="0" w:color="auto"/>
        <w:right w:val="none" w:sz="0" w:space="0" w:color="auto"/>
      </w:divBdr>
    </w:div>
    <w:div w:id="525675266">
      <w:bodyDiv w:val="1"/>
      <w:marLeft w:val="0"/>
      <w:marRight w:val="0"/>
      <w:marTop w:val="0"/>
      <w:marBottom w:val="0"/>
      <w:divBdr>
        <w:top w:val="none" w:sz="0" w:space="0" w:color="auto"/>
        <w:left w:val="none" w:sz="0" w:space="0" w:color="auto"/>
        <w:bottom w:val="none" w:sz="0" w:space="0" w:color="auto"/>
        <w:right w:val="none" w:sz="0" w:space="0" w:color="auto"/>
      </w:divBdr>
    </w:div>
    <w:div w:id="623535519">
      <w:bodyDiv w:val="1"/>
      <w:marLeft w:val="0"/>
      <w:marRight w:val="0"/>
      <w:marTop w:val="0"/>
      <w:marBottom w:val="0"/>
      <w:divBdr>
        <w:top w:val="none" w:sz="0" w:space="0" w:color="auto"/>
        <w:left w:val="none" w:sz="0" w:space="0" w:color="auto"/>
        <w:bottom w:val="none" w:sz="0" w:space="0" w:color="auto"/>
        <w:right w:val="none" w:sz="0" w:space="0" w:color="auto"/>
      </w:divBdr>
      <w:divsChild>
        <w:div w:id="588541097">
          <w:marLeft w:val="480"/>
          <w:marRight w:val="0"/>
          <w:marTop w:val="0"/>
          <w:marBottom w:val="0"/>
          <w:divBdr>
            <w:top w:val="none" w:sz="0" w:space="0" w:color="auto"/>
            <w:left w:val="none" w:sz="0" w:space="0" w:color="auto"/>
            <w:bottom w:val="none" w:sz="0" w:space="0" w:color="auto"/>
            <w:right w:val="none" w:sz="0" w:space="0" w:color="auto"/>
          </w:divBdr>
        </w:div>
        <w:div w:id="685399355">
          <w:marLeft w:val="480"/>
          <w:marRight w:val="0"/>
          <w:marTop w:val="0"/>
          <w:marBottom w:val="0"/>
          <w:divBdr>
            <w:top w:val="none" w:sz="0" w:space="0" w:color="auto"/>
            <w:left w:val="none" w:sz="0" w:space="0" w:color="auto"/>
            <w:bottom w:val="none" w:sz="0" w:space="0" w:color="auto"/>
            <w:right w:val="none" w:sz="0" w:space="0" w:color="auto"/>
          </w:divBdr>
        </w:div>
        <w:div w:id="407581775">
          <w:marLeft w:val="480"/>
          <w:marRight w:val="0"/>
          <w:marTop w:val="0"/>
          <w:marBottom w:val="0"/>
          <w:divBdr>
            <w:top w:val="none" w:sz="0" w:space="0" w:color="auto"/>
            <w:left w:val="none" w:sz="0" w:space="0" w:color="auto"/>
            <w:bottom w:val="none" w:sz="0" w:space="0" w:color="auto"/>
            <w:right w:val="none" w:sz="0" w:space="0" w:color="auto"/>
          </w:divBdr>
        </w:div>
        <w:div w:id="1565796055">
          <w:marLeft w:val="480"/>
          <w:marRight w:val="0"/>
          <w:marTop w:val="0"/>
          <w:marBottom w:val="0"/>
          <w:divBdr>
            <w:top w:val="none" w:sz="0" w:space="0" w:color="auto"/>
            <w:left w:val="none" w:sz="0" w:space="0" w:color="auto"/>
            <w:bottom w:val="none" w:sz="0" w:space="0" w:color="auto"/>
            <w:right w:val="none" w:sz="0" w:space="0" w:color="auto"/>
          </w:divBdr>
        </w:div>
        <w:div w:id="289438239">
          <w:marLeft w:val="480"/>
          <w:marRight w:val="0"/>
          <w:marTop w:val="0"/>
          <w:marBottom w:val="0"/>
          <w:divBdr>
            <w:top w:val="none" w:sz="0" w:space="0" w:color="auto"/>
            <w:left w:val="none" w:sz="0" w:space="0" w:color="auto"/>
            <w:bottom w:val="none" w:sz="0" w:space="0" w:color="auto"/>
            <w:right w:val="none" w:sz="0" w:space="0" w:color="auto"/>
          </w:divBdr>
        </w:div>
        <w:div w:id="1604070699">
          <w:marLeft w:val="480"/>
          <w:marRight w:val="0"/>
          <w:marTop w:val="0"/>
          <w:marBottom w:val="0"/>
          <w:divBdr>
            <w:top w:val="none" w:sz="0" w:space="0" w:color="auto"/>
            <w:left w:val="none" w:sz="0" w:space="0" w:color="auto"/>
            <w:bottom w:val="none" w:sz="0" w:space="0" w:color="auto"/>
            <w:right w:val="none" w:sz="0" w:space="0" w:color="auto"/>
          </w:divBdr>
        </w:div>
        <w:div w:id="1469127524">
          <w:marLeft w:val="480"/>
          <w:marRight w:val="0"/>
          <w:marTop w:val="0"/>
          <w:marBottom w:val="0"/>
          <w:divBdr>
            <w:top w:val="none" w:sz="0" w:space="0" w:color="auto"/>
            <w:left w:val="none" w:sz="0" w:space="0" w:color="auto"/>
            <w:bottom w:val="none" w:sz="0" w:space="0" w:color="auto"/>
            <w:right w:val="none" w:sz="0" w:space="0" w:color="auto"/>
          </w:divBdr>
        </w:div>
        <w:div w:id="1607230741">
          <w:marLeft w:val="480"/>
          <w:marRight w:val="0"/>
          <w:marTop w:val="0"/>
          <w:marBottom w:val="0"/>
          <w:divBdr>
            <w:top w:val="none" w:sz="0" w:space="0" w:color="auto"/>
            <w:left w:val="none" w:sz="0" w:space="0" w:color="auto"/>
            <w:bottom w:val="none" w:sz="0" w:space="0" w:color="auto"/>
            <w:right w:val="none" w:sz="0" w:space="0" w:color="auto"/>
          </w:divBdr>
        </w:div>
        <w:div w:id="1071851342">
          <w:marLeft w:val="480"/>
          <w:marRight w:val="0"/>
          <w:marTop w:val="0"/>
          <w:marBottom w:val="0"/>
          <w:divBdr>
            <w:top w:val="none" w:sz="0" w:space="0" w:color="auto"/>
            <w:left w:val="none" w:sz="0" w:space="0" w:color="auto"/>
            <w:bottom w:val="none" w:sz="0" w:space="0" w:color="auto"/>
            <w:right w:val="none" w:sz="0" w:space="0" w:color="auto"/>
          </w:divBdr>
        </w:div>
        <w:div w:id="1386636780">
          <w:marLeft w:val="480"/>
          <w:marRight w:val="0"/>
          <w:marTop w:val="0"/>
          <w:marBottom w:val="0"/>
          <w:divBdr>
            <w:top w:val="none" w:sz="0" w:space="0" w:color="auto"/>
            <w:left w:val="none" w:sz="0" w:space="0" w:color="auto"/>
            <w:bottom w:val="none" w:sz="0" w:space="0" w:color="auto"/>
            <w:right w:val="none" w:sz="0" w:space="0" w:color="auto"/>
          </w:divBdr>
        </w:div>
        <w:div w:id="660088053">
          <w:marLeft w:val="480"/>
          <w:marRight w:val="0"/>
          <w:marTop w:val="0"/>
          <w:marBottom w:val="0"/>
          <w:divBdr>
            <w:top w:val="none" w:sz="0" w:space="0" w:color="auto"/>
            <w:left w:val="none" w:sz="0" w:space="0" w:color="auto"/>
            <w:bottom w:val="none" w:sz="0" w:space="0" w:color="auto"/>
            <w:right w:val="none" w:sz="0" w:space="0" w:color="auto"/>
          </w:divBdr>
        </w:div>
        <w:div w:id="352001949">
          <w:marLeft w:val="480"/>
          <w:marRight w:val="0"/>
          <w:marTop w:val="0"/>
          <w:marBottom w:val="0"/>
          <w:divBdr>
            <w:top w:val="none" w:sz="0" w:space="0" w:color="auto"/>
            <w:left w:val="none" w:sz="0" w:space="0" w:color="auto"/>
            <w:bottom w:val="none" w:sz="0" w:space="0" w:color="auto"/>
            <w:right w:val="none" w:sz="0" w:space="0" w:color="auto"/>
          </w:divBdr>
        </w:div>
        <w:div w:id="814950692">
          <w:marLeft w:val="480"/>
          <w:marRight w:val="0"/>
          <w:marTop w:val="0"/>
          <w:marBottom w:val="0"/>
          <w:divBdr>
            <w:top w:val="none" w:sz="0" w:space="0" w:color="auto"/>
            <w:left w:val="none" w:sz="0" w:space="0" w:color="auto"/>
            <w:bottom w:val="none" w:sz="0" w:space="0" w:color="auto"/>
            <w:right w:val="none" w:sz="0" w:space="0" w:color="auto"/>
          </w:divBdr>
        </w:div>
        <w:div w:id="487475277">
          <w:marLeft w:val="480"/>
          <w:marRight w:val="0"/>
          <w:marTop w:val="0"/>
          <w:marBottom w:val="0"/>
          <w:divBdr>
            <w:top w:val="none" w:sz="0" w:space="0" w:color="auto"/>
            <w:left w:val="none" w:sz="0" w:space="0" w:color="auto"/>
            <w:bottom w:val="none" w:sz="0" w:space="0" w:color="auto"/>
            <w:right w:val="none" w:sz="0" w:space="0" w:color="auto"/>
          </w:divBdr>
        </w:div>
        <w:div w:id="1242568129">
          <w:marLeft w:val="480"/>
          <w:marRight w:val="0"/>
          <w:marTop w:val="0"/>
          <w:marBottom w:val="0"/>
          <w:divBdr>
            <w:top w:val="none" w:sz="0" w:space="0" w:color="auto"/>
            <w:left w:val="none" w:sz="0" w:space="0" w:color="auto"/>
            <w:bottom w:val="none" w:sz="0" w:space="0" w:color="auto"/>
            <w:right w:val="none" w:sz="0" w:space="0" w:color="auto"/>
          </w:divBdr>
        </w:div>
        <w:div w:id="1150902989">
          <w:marLeft w:val="480"/>
          <w:marRight w:val="0"/>
          <w:marTop w:val="0"/>
          <w:marBottom w:val="0"/>
          <w:divBdr>
            <w:top w:val="none" w:sz="0" w:space="0" w:color="auto"/>
            <w:left w:val="none" w:sz="0" w:space="0" w:color="auto"/>
            <w:bottom w:val="none" w:sz="0" w:space="0" w:color="auto"/>
            <w:right w:val="none" w:sz="0" w:space="0" w:color="auto"/>
          </w:divBdr>
        </w:div>
        <w:div w:id="778181007">
          <w:marLeft w:val="480"/>
          <w:marRight w:val="0"/>
          <w:marTop w:val="0"/>
          <w:marBottom w:val="0"/>
          <w:divBdr>
            <w:top w:val="none" w:sz="0" w:space="0" w:color="auto"/>
            <w:left w:val="none" w:sz="0" w:space="0" w:color="auto"/>
            <w:bottom w:val="none" w:sz="0" w:space="0" w:color="auto"/>
            <w:right w:val="none" w:sz="0" w:space="0" w:color="auto"/>
          </w:divBdr>
        </w:div>
        <w:div w:id="1530950530">
          <w:marLeft w:val="480"/>
          <w:marRight w:val="0"/>
          <w:marTop w:val="0"/>
          <w:marBottom w:val="0"/>
          <w:divBdr>
            <w:top w:val="none" w:sz="0" w:space="0" w:color="auto"/>
            <w:left w:val="none" w:sz="0" w:space="0" w:color="auto"/>
            <w:bottom w:val="none" w:sz="0" w:space="0" w:color="auto"/>
            <w:right w:val="none" w:sz="0" w:space="0" w:color="auto"/>
          </w:divBdr>
        </w:div>
        <w:div w:id="1318342473">
          <w:marLeft w:val="480"/>
          <w:marRight w:val="0"/>
          <w:marTop w:val="0"/>
          <w:marBottom w:val="0"/>
          <w:divBdr>
            <w:top w:val="none" w:sz="0" w:space="0" w:color="auto"/>
            <w:left w:val="none" w:sz="0" w:space="0" w:color="auto"/>
            <w:bottom w:val="none" w:sz="0" w:space="0" w:color="auto"/>
            <w:right w:val="none" w:sz="0" w:space="0" w:color="auto"/>
          </w:divBdr>
        </w:div>
        <w:div w:id="1699427141">
          <w:marLeft w:val="480"/>
          <w:marRight w:val="0"/>
          <w:marTop w:val="0"/>
          <w:marBottom w:val="0"/>
          <w:divBdr>
            <w:top w:val="none" w:sz="0" w:space="0" w:color="auto"/>
            <w:left w:val="none" w:sz="0" w:space="0" w:color="auto"/>
            <w:bottom w:val="none" w:sz="0" w:space="0" w:color="auto"/>
            <w:right w:val="none" w:sz="0" w:space="0" w:color="auto"/>
          </w:divBdr>
        </w:div>
        <w:div w:id="2082172205">
          <w:marLeft w:val="480"/>
          <w:marRight w:val="0"/>
          <w:marTop w:val="0"/>
          <w:marBottom w:val="0"/>
          <w:divBdr>
            <w:top w:val="none" w:sz="0" w:space="0" w:color="auto"/>
            <w:left w:val="none" w:sz="0" w:space="0" w:color="auto"/>
            <w:bottom w:val="none" w:sz="0" w:space="0" w:color="auto"/>
            <w:right w:val="none" w:sz="0" w:space="0" w:color="auto"/>
          </w:divBdr>
        </w:div>
        <w:div w:id="799153324">
          <w:marLeft w:val="480"/>
          <w:marRight w:val="0"/>
          <w:marTop w:val="0"/>
          <w:marBottom w:val="0"/>
          <w:divBdr>
            <w:top w:val="none" w:sz="0" w:space="0" w:color="auto"/>
            <w:left w:val="none" w:sz="0" w:space="0" w:color="auto"/>
            <w:bottom w:val="none" w:sz="0" w:space="0" w:color="auto"/>
            <w:right w:val="none" w:sz="0" w:space="0" w:color="auto"/>
          </w:divBdr>
        </w:div>
        <w:div w:id="1585843674">
          <w:marLeft w:val="480"/>
          <w:marRight w:val="0"/>
          <w:marTop w:val="0"/>
          <w:marBottom w:val="0"/>
          <w:divBdr>
            <w:top w:val="none" w:sz="0" w:space="0" w:color="auto"/>
            <w:left w:val="none" w:sz="0" w:space="0" w:color="auto"/>
            <w:bottom w:val="none" w:sz="0" w:space="0" w:color="auto"/>
            <w:right w:val="none" w:sz="0" w:space="0" w:color="auto"/>
          </w:divBdr>
        </w:div>
        <w:div w:id="1948541622">
          <w:marLeft w:val="480"/>
          <w:marRight w:val="0"/>
          <w:marTop w:val="0"/>
          <w:marBottom w:val="0"/>
          <w:divBdr>
            <w:top w:val="none" w:sz="0" w:space="0" w:color="auto"/>
            <w:left w:val="none" w:sz="0" w:space="0" w:color="auto"/>
            <w:bottom w:val="none" w:sz="0" w:space="0" w:color="auto"/>
            <w:right w:val="none" w:sz="0" w:space="0" w:color="auto"/>
          </w:divBdr>
        </w:div>
        <w:div w:id="881793303">
          <w:marLeft w:val="480"/>
          <w:marRight w:val="0"/>
          <w:marTop w:val="0"/>
          <w:marBottom w:val="0"/>
          <w:divBdr>
            <w:top w:val="none" w:sz="0" w:space="0" w:color="auto"/>
            <w:left w:val="none" w:sz="0" w:space="0" w:color="auto"/>
            <w:bottom w:val="none" w:sz="0" w:space="0" w:color="auto"/>
            <w:right w:val="none" w:sz="0" w:space="0" w:color="auto"/>
          </w:divBdr>
        </w:div>
        <w:div w:id="862207024">
          <w:marLeft w:val="480"/>
          <w:marRight w:val="0"/>
          <w:marTop w:val="0"/>
          <w:marBottom w:val="0"/>
          <w:divBdr>
            <w:top w:val="none" w:sz="0" w:space="0" w:color="auto"/>
            <w:left w:val="none" w:sz="0" w:space="0" w:color="auto"/>
            <w:bottom w:val="none" w:sz="0" w:space="0" w:color="auto"/>
            <w:right w:val="none" w:sz="0" w:space="0" w:color="auto"/>
          </w:divBdr>
        </w:div>
        <w:div w:id="689455505">
          <w:marLeft w:val="480"/>
          <w:marRight w:val="0"/>
          <w:marTop w:val="0"/>
          <w:marBottom w:val="0"/>
          <w:divBdr>
            <w:top w:val="none" w:sz="0" w:space="0" w:color="auto"/>
            <w:left w:val="none" w:sz="0" w:space="0" w:color="auto"/>
            <w:bottom w:val="none" w:sz="0" w:space="0" w:color="auto"/>
            <w:right w:val="none" w:sz="0" w:space="0" w:color="auto"/>
          </w:divBdr>
        </w:div>
        <w:div w:id="178665952">
          <w:marLeft w:val="480"/>
          <w:marRight w:val="0"/>
          <w:marTop w:val="0"/>
          <w:marBottom w:val="0"/>
          <w:divBdr>
            <w:top w:val="none" w:sz="0" w:space="0" w:color="auto"/>
            <w:left w:val="none" w:sz="0" w:space="0" w:color="auto"/>
            <w:bottom w:val="none" w:sz="0" w:space="0" w:color="auto"/>
            <w:right w:val="none" w:sz="0" w:space="0" w:color="auto"/>
          </w:divBdr>
        </w:div>
        <w:div w:id="648478734">
          <w:marLeft w:val="480"/>
          <w:marRight w:val="0"/>
          <w:marTop w:val="0"/>
          <w:marBottom w:val="0"/>
          <w:divBdr>
            <w:top w:val="none" w:sz="0" w:space="0" w:color="auto"/>
            <w:left w:val="none" w:sz="0" w:space="0" w:color="auto"/>
            <w:bottom w:val="none" w:sz="0" w:space="0" w:color="auto"/>
            <w:right w:val="none" w:sz="0" w:space="0" w:color="auto"/>
          </w:divBdr>
        </w:div>
        <w:div w:id="577904756">
          <w:marLeft w:val="480"/>
          <w:marRight w:val="0"/>
          <w:marTop w:val="0"/>
          <w:marBottom w:val="0"/>
          <w:divBdr>
            <w:top w:val="none" w:sz="0" w:space="0" w:color="auto"/>
            <w:left w:val="none" w:sz="0" w:space="0" w:color="auto"/>
            <w:bottom w:val="none" w:sz="0" w:space="0" w:color="auto"/>
            <w:right w:val="none" w:sz="0" w:space="0" w:color="auto"/>
          </w:divBdr>
        </w:div>
        <w:div w:id="1669476958">
          <w:marLeft w:val="480"/>
          <w:marRight w:val="0"/>
          <w:marTop w:val="0"/>
          <w:marBottom w:val="0"/>
          <w:divBdr>
            <w:top w:val="none" w:sz="0" w:space="0" w:color="auto"/>
            <w:left w:val="none" w:sz="0" w:space="0" w:color="auto"/>
            <w:bottom w:val="none" w:sz="0" w:space="0" w:color="auto"/>
            <w:right w:val="none" w:sz="0" w:space="0" w:color="auto"/>
          </w:divBdr>
        </w:div>
        <w:div w:id="908878480">
          <w:marLeft w:val="480"/>
          <w:marRight w:val="0"/>
          <w:marTop w:val="0"/>
          <w:marBottom w:val="0"/>
          <w:divBdr>
            <w:top w:val="none" w:sz="0" w:space="0" w:color="auto"/>
            <w:left w:val="none" w:sz="0" w:space="0" w:color="auto"/>
            <w:bottom w:val="none" w:sz="0" w:space="0" w:color="auto"/>
            <w:right w:val="none" w:sz="0" w:space="0" w:color="auto"/>
          </w:divBdr>
        </w:div>
        <w:div w:id="1920481206">
          <w:marLeft w:val="480"/>
          <w:marRight w:val="0"/>
          <w:marTop w:val="0"/>
          <w:marBottom w:val="0"/>
          <w:divBdr>
            <w:top w:val="none" w:sz="0" w:space="0" w:color="auto"/>
            <w:left w:val="none" w:sz="0" w:space="0" w:color="auto"/>
            <w:bottom w:val="none" w:sz="0" w:space="0" w:color="auto"/>
            <w:right w:val="none" w:sz="0" w:space="0" w:color="auto"/>
          </w:divBdr>
        </w:div>
        <w:div w:id="410083141">
          <w:marLeft w:val="480"/>
          <w:marRight w:val="0"/>
          <w:marTop w:val="0"/>
          <w:marBottom w:val="0"/>
          <w:divBdr>
            <w:top w:val="none" w:sz="0" w:space="0" w:color="auto"/>
            <w:left w:val="none" w:sz="0" w:space="0" w:color="auto"/>
            <w:bottom w:val="none" w:sz="0" w:space="0" w:color="auto"/>
            <w:right w:val="none" w:sz="0" w:space="0" w:color="auto"/>
          </w:divBdr>
        </w:div>
        <w:div w:id="639265294">
          <w:marLeft w:val="480"/>
          <w:marRight w:val="0"/>
          <w:marTop w:val="0"/>
          <w:marBottom w:val="0"/>
          <w:divBdr>
            <w:top w:val="none" w:sz="0" w:space="0" w:color="auto"/>
            <w:left w:val="none" w:sz="0" w:space="0" w:color="auto"/>
            <w:bottom w:val="none" w:sz="0" w:space="0" w:color="auto"/>
            <w:right w:val="none" w:sz="0" w:space="0" w:color="auto"/>
          </w:divBdr>
        </w:div>
        <w:div w:id="185102885">
          <w:marLeft w:val="480"/>
          <w:marRight w:val="0"/>
          <w:marTop w:val="0"/>
          <w:marBottom w:val="0"/>
          <w:divBdr>
            <w:top w:val="none" w:sz="0" w:space="0" w:color="auto"/>
            <w:left w:val="none" w:sz="0" w:space="0" w:color="auto"/>
            <w:bottom w:val="none" w:sz="0" w:space="0" w:color="auto"/>
            <w:right w:val="none" w:sz="0" w:space="0" w:color="auto"/>
          </w:divBdr>
        </w:div>
        <w:div w:id="1855074905">
          <w:marLeft w:val="480"/>
          <w:marRight w:val="0"/>
          <w:marTop w:val="0"/>
          <w:marBottom w:val="0"/>
          <w:divBdr>
            <w:top w:val="none" w:sz="0" w:space="0" w:color="auto"/>
            <w:left w:val="none" w:sz="0" w:space="0" w:color="auto"/>
            <w:bottom w:val="none" w:sz="0" w:space="0" w:color="auto"/>
            <w:right w:val="none" w:sz="0" w:space="0" w:color="auto"/>
          </w:divBdr>
        </w:div>
        <w:div w:id="1288703487">
          <w:marLeft w:val="480"/>
          <w:marRight w:val="0"/>
          <w:marTop w:val="0"/>
          <w:marBottom w:val="0"/>
          <w:divBdr>
            <w:top w:val="none" w:sz="0" w:space="0" w:color="auto"/>
            <w:left w:val="none" w:sz="0" w:space="0" w:color="auto"/>
            <w:bottom w:val="none" w:sz="0" w:space="0" w:color="auto"/>
            <w:right w:val="none" w:sz="0" w:space="0" w:color="auto"/>
          </w:divBdr>
        </w:div>
        <w:div w:id="852765340">
          <w:marLeft w:val="480"/>
          <w:marRight w:val="0"/>
          <w:marTop w:val="0"/>
          <w:marBottom w:val="0"/>
          <w:divBdr>
            <w:top w:val="none" w:sz="0" w:space="0" w:color="auto"/>
            <w:left w:val="none" w:sz="0" w:space="0" w:color="auto"/>
            <w:bottom w:val="none" w:sz="0" w:space="0" w:color="auto"/>
            <w:right w:val="none" w:sz="0" w:space="0" w:color="auto"/>
          </w:divBdr>
        </w:div>
        <w:div w:id="1322730366">
          <w:marLeft w:val="480"/>
          <w:marRight w:val="0"/>
          <w:marTop w:val="0"/>
          <w:marBottom w:val="0"/>
          <w:divBdr>
            <w:top w:val="none" w:sz="0" w:space="0" w:color="auto"/>
            <w:left w:val="none" w:sz="0" w:space="0" w:color="auto"/>
            <w:bottom w:val="none" w:sz="0" w:space="0" w:color="auto"/>
            <w:right w:val="none" w:sz="0" w:space="0" w:color="auto"/>
          </w:divBdr>
        </w:div>
        <w:div w:id="129635026">
          <w:marLeft w:val="480"/>
          <w:marRight w:val="0"/>
          <w:marTop w:val="0"/>
          <w:marBottom w:val="0"/>
          <w:divBdr>
            <w:top w:val="none" w:sz="0" w:space="0" w:color="auto"/>
            <w:left w:val="none" w:sz="0" w:space="0" w:color="auto"/>
            <w:bottom w:val="none" w:sz="0" w:space="0" w:color="auto"/>
            <w:right w:val="none" w:sz="0" w:space="0" w:color="auto"/>
          </w:divBdr>
        </w:div>
        <w:div w:id="648898785">
          <w:marLeft w:val="480"/>
          <w:marRight w:val="0"/>
          <w:marTop w:val="0"/>
          <w:marBottom w:val="0"/>
          <w:divBdr>
            <w:top w:val="none" w:sz="0" w:space="0" w:color="auto"/>
            <w:left w:val="none" w:sz="0" w:space="0" w:color="auto"/>
            <w:bottom w:val="none" w:sz="0" w:space="0" w:color="auto"/>
            <w:right w:val="none" w:sz="0" w:space="0" w:color="auto"/>
          </w:divBdr>
        </w:div>
        <w:div w:id="1813407866">
          <w:marLeft w:val="480"/>
          <w:marRight w:val="0"/>
          <w:marTop w:val="0"/>
          <w:marBottom w:val="0"/>
          <w:divBdr>
            <w:top w:val="none" w:sz="0" w:space="0" w:color="auto"/>
            <w:left w:val="none" w:sz="0" w:space="0" w:color="auto"/>
            <w:bottom w:val="none" w:sz="0" w:space="0" w:color="auto"/>
            <w:right w:val="none" w:sz="0" w:space="0" w:color="auto"/>
          </w:divBdr>
        </w:div>
        <w:div w:id="1315602222">
          <w:marLeft w:val="480"/>
          <w:marRight w:val="0"/>
          <w:marTop w:val="0"/>
          <w:marBottom w:val="0"/>
          <w:divBdr>
            <w:top w:val="none" w:sz="0" w:space="0" w:color="auto"/>
            <w:left w:val="none" w:sz="0" w:space="0" w:color="auto"/>
            <w:bottom w:val="none" w:sz="0" w:space="0" w:color="auto"/>
            <w:right w:val="none" w:sz="0" w:space="0" w:color="auto"/>
          </w:divBdr>
        </w:div>
      </w:divsChild>
    </w:div>
    <w:div w:id="658774213">
      <w:bodyDiv w:val="1"/>
      <w:marLeft w:val="0"/>
      <w:marRight w:val="0"/>
      <w:marTop w:val="0"/>
      <w:marBottom w:val="0"/>
      <w:divBdr>
        <w:top w:val="none" w:sz="0" w:space="0" w:color="auto"/>
        <w:left w:val="none" w:sz="0" w:space="0" w:color="auto"/>
        <w:bottom w:val="none" w:sz="0" w:space="0" w:color="auto"/>
        <w:right w:val="none" w:sz="0" w:space="0" w:color="auto"/>
      </w:divBdr>
    </w:div>
    <w:div w:id="660475068">
      <w:bodyDiv w:val="1"/>
      <w:marLeft w:val="0"/>
      <w:marRight w:val="0"/>
      <w:marTop w:val="0"/>
      <w:marBottom w:val="0"/>
      <w:divBdr>
        <w:top w:val="none" w:sz="0" w:space="0" w:color="auto"/>
        <w:left w:val="none" w:sz="0" w:space="0" w:color="auto"/>
        <w:bottom w:val="none" w:sz="0" w:space="0" w:color="auto"/>
        <w:right w:val="none" w:sz="0" w:space="0" w:color="auto"/>
      </w:divBdr>
    </w:div>
    <w:div w:id="737440899">
      <w:bodyDiv w:val="1"/>
      <w:marLeft w:val="0"/>
      <w:marRight w:val="0"/>
      <w:marTop w:val="0"/>
      <w:marBottom w:val="0"/>
      <w:divBdr>
        <w:top w:val="none" w:sz="0" w:space="0" w:color="auto"/>
        <w:left w:val="none" w:sz="0" w:space="0" w:color="auto"/>
        <w:bottom w:val="none" w:sz="0" w:space="0" w:color="auto"/>
        <w:right w:val="none" w:sz="0" w:space="0" w:color="auto"/>
      </w:divBdr>
      <w:divsChild>
        <w:div w:id="1013069624">
          <w:marLeft w:val="480"/>
          <w:marRight w:val="0"/>
          <w:marTop w:val="0"/>
          <w:marBottom w:val="0"/>
          <w:divBdr>
            <w:top w:val="none" w:sz="0" w:space="0" w:color="auto"/>
            <w:left w:val="none" w:sz="0" w:space="0" w:color="auto"/>
            <w:bottom w:val="none" w:sz="0" w:space="0" w:color="auto"/>
            <w:right w:val="none" w:sz="0" w:space="0" w:color="auto"/>
          </w:divBdr>
        </w:div>
        <w:div w:id="612173853">
          <w:marLeft w:val="480"/>
          <w:marRight w:val="0"/>
          <w:marTop w:val="0"/>
          <w:marBottom w:val="0"/>
          <w:divBdr>
            <w:top w:val="none" w:sz="0" w:space="0" w:color="auto"/>
            <w:left w:val="none" w:sz="0" w:space="0" w:color="auto"/>
            <w:bottom w:val="none" w:sz="0" w:space="0" w:color="auto"/>
            <w:right w:val="none" w:sz="0" w:space="0" w:color="auto"/>
          </w:divBdr>
        </w:div>
        <w:div w:id="164904192">
          <w:marLeft w:val="480"/>
          <w:marRight w:val="0"/>
          <w:marTop w:val="0"/>
          <w:marBottom w:val="0"/>
          <w:divBdr>
            <w:top w:val="none" w:sz="0" w:space="0" w:color="auto"/>
            <w:left w:val="none" w:sz="0" w:space="0" w:color="auto"/>
            <w:bottom w:val="none" w:sz="0" w:space="0" w:color="auto"/>
            <w:right w:val="none" w:sz="0" w:space="0" w:color="auto"/>
          </w:divBdr>
        </w:div>
        <w:div w:id="1842501402">
          <w:marLeft w:val="480"/>
          <w:marRight w:val="0"/>
          <w:marTop w:val="0"/>
          <w:marBottom w:val="0"/>
          <w:divBdr>
            <w:top w:val="none" w:sz="0" w:space="0" w:color="auto"/>
            <w:left w:val="none" w:sz="0" w:space="0" w:color="auto"/>
            <w:bottom w:val="none" w:sz="0" w:space="0" w:color="auto"/>
            <w:right w:val="none" w:sz="0" w:space="0" w:color="auto"/>
          </w:divBdr>
        </w:div>
        <w:div w:id="1176647985">
          <w:marLeft w:val="480"/>
          <w:marRight w:val="0"/>
          <w:marTop w:val="0"/>
          <w:marBottom w:val="0"/>
          <w:divBdr>
            <w:top w:val="none" w:sz="0" w:space="0" w:color="auto"/>
            <w:left w:val="none" w:sz="0" w:space="0" w:color="auto"/>
            <w:bottom w:val="none" w:sz="0" w:space="0" w:color="auto"/>
            <w:right w:val="none" w:sz="0" w:space="0" w:color="auto"/>
          </w:divBdr>
        </w:div>
        <w:div w:id="1478843342">
          <w:marLeft w:val="480"/>
          <w:marRight w:val="0"/>
          <w:marTop w:val="0"/>
          <w:marBottom w:val="0"/>
          <w:divBdr>
            <w:top w:val="none" w:sz="0" w:space="0" w:color="auto"/>
            <w:left w:val="none" w:sz="0" w:space="0" w:color="auto"/>
            <w:bottom w:val="none" w:sz="0" w:space="0" w:color="auto"/>
            <w:right w:val="none" w:sz="0" w:space="0" w:color="auto"/>
          </w:divBdr>
        </w:div>
        <w:div w:id="2127001210">
          <w:marLeft w:val="480"/>
          <w:marRight w:val="0"/>
          <w:marTop w:val="0"/>
          <w:marBottom w:val="0"/>
          <w:divBdr>
            <w:top w:val="none" w:sz="0" w:space="0" w:color="auto"/>
            <w:left w:val="none" w:sz="0" w:space="0" w:color="auto"/>
            <w:bottom w:val="none" w:sz="0" w:space="0" w:color="auto"/>
            <w:right w:val="none" w:sz="0" w:space="0" w:color="auto"/>
          </w:divBdr>
        </w:div>
        <w:div w:id="170879053">
          <w:marLeft w:val="480"/>
          <w:marRight w:val="0"/>
          <w:marTop w:val="0"/>
          <w:marBottom w:val="0"/>
          <w:divBdr>
            <w:top w:val="none" w:sz="0" w:space="0" w:color="auto"/>
            <w:left w:val="none" w:sz="0" w:space="0" w:color="auto"/>
            <w:bottom w:val="none" w:sz="0" w:space="0" w:color="auto"/>
            <w:right w:val="none" w:sz="0" w:space="0" w:color="auto"/>
          </w:divBdr>
        </w:div>
        <w:div w:id="1187404018">
          <w:marLeft w:val="480"/>
          <w:marRight w:val="0"/>
          <w:marTop w:val="0"/>
          <w:marBottom w:val="0"/>
          <w:divBdr>
            <w:top w:val="none" w:sz="0" w:space="0" w:color="auto"/>
            <w:left w:val="none" w:sz="0" w:space="0" w:color="auto"/>
            <w:bottom w:val="none" w:sz="0" w:space="0" w:color="auto"/>
            <w:right w:val="none" w:sz="0" w:space="0" w:color="auto"/>
          </w:divBdr>
        </w:div>
        <w:div w:id="400517299">
          <w:marLeft w:val="480"/>
          <w:marRight w:val="0"/>
          <w:marTop w:val="0"/>
          <w:marBottom w:val="0"/>
          <w:divBdr>
            <w:top w:val="none" w:sz="0" w:space="0" w:color="auto"/>
            <w:left w:val="none" w:sz="0" w:space="0" w:color="auto"/>
            <w:bottom w:val="none" w:sz="0" w:space="0" w:color="auto"/>
            <w:right w:val="none" w:sz="0" w:space="0" w:color="auto"/>
          </w:divBdr>
        </w:div>
        <w:div w:id="1038167749">
          <w:marLeft w:val="480"/>
          <w:marRight w:val="0"/>
          <w:marTop w:val="0"/>
          <w:marBottom w:val="0"/>
          <w:divBdr>
            <w:top w:val="none" w:sz="0" w:space="0" w:color="auto"/>
            <w:left w:val="none" w:sz="0" w:space="0" w:color="auto"/>
            <w:bottom w:val="none" w:sz="0" w:space="0" w:color="auto"/>
            <w:right w:val="none" w:sz="0" w:space="0" w:color="auto"/>
          </w:divBdr>
        </w:div>
        <w:div w:id="2024553473">
          <w:marLeft w:val="480"/>
          <w:marRight w:val="0"/>
          <w:marTop w:val="0"/>
          <w:marBottom w:val="0"/>
          <w:divBdr>
            <w:top w:val="none" w:sz="0" w:space="0" w:color="auto"/>
            <w:left w:val="none" w:sz="0" w:space="0" w:color="auto"/>
            <w:bottom w:val="none" w:sz="0" w:space="0" w:color="auto"/>
            <w:right w:val="none" w:sz="0" w:space="0" w:color="auto"/>
          </w:divBdr>
        </w:div>
        <w:div w:id="1402676051">
          <w:marLeft w:val="480"/>
          <w:marRight w:val="0"/>
          <w:marTop w:val="0"/>
          <w:marBottom w:val="0"/>
          <w:divBdr>
            <w:top w:val="none" w:sz="0" w:space="0" w:color="auto"/>
            <w:left w:val="none" w:sz="0" w:space="0" w:color="auto"/>
            <w:bottom w:val="none" w:sz="0" w:space="0" w:color="auto"/>
            <w:right w:val="none" w:sz="0" w:space="0" w:color="auto"/>
          </w:divBdr>
        </w:div>
        <w:div w:id="1685353199">
          <w:marLeft w:val="480"/>
          <w:marRight w:val="0"/>
          <w:marTop w:val="0"/>
          <w:marBottom w:val="0"/>
          <w:divBdr>
            <w:top w:val="none" w:sz="0" w:space="0" w:color="auto"/>
            <w:left w:val="none" w:sz="0" w:space="0" w:color="auto"/>
            <w:bottom w:val="none" w:sz="0" w:space="0" w:color="auto"/>
            <w:right w:val="none" w:sz="0" w:space="0" w:color="auto"/>
          </w:divBdr>
        </w:div>
        <w:div w:id="842743258">
          <w:marLeft w:val="480"/>
          <w:marRight w:val="0"/>
          <w:marTop w:val="0"/>
          <w:marBottom w:val="0"/>
          <w:divBdr>
            <w:top w:val="none" w:sz="0" w:space="0" w:color="auto"/>
            <w:left w:val="none" w:sz="0" w:space="0" w:color="auto"/>
            <w:bottom w:val="none" w:sz="0" w:space="0" w:color="auto"/>
            <w:right w:val="none" w:sz="0" w:space="0" w:color="auto"/>
          </w:divBdr>
        </w:div>
        <w:div w:id="210579039">
          <w:marLeft w:val="480"/>
          <w:marRight w:val="0"/>
          <w:marTop w:val="0"/>
          <w:marBottom w:val="0"/>
          <w:divBdr>
            <w:top w:val="none" w:sz="0" w:space="0" w:color="auto"/>
            <w:left w:val="none" w:sz="0" w:space="0" w:color="auto"/>
            <w:bottom w:val="none" w:sz="0" w:space="0" w:color="auto"/>
            <w:right w:val="none" w:sz="0" w:space="0" w:color="auto"/>
          </w:divBdr>
        </w:div>
        <w:div w:id="240601283">
          <w:marLeft w:val="480"/>
          <w:marRight w:val="0"/>
          <w:marTop w:val="0"/>
          <w:marBottom w:val="0"/>
          <w:divBdr>
            <w:top w:val="none" w:sz="0" w:space="0" w:color="auto"/>
            <w:left w:val="none" w:sz="0" w:space="0" w:color="auto"/>
            <w:bottom w:val="none" w:sz="0" w:space="0" w:color="auto"/>
            <w:right w:val="none" w:sz="0" w:space="0" w:color="auto"/>
          </w:divBdr>
        </w:div>
        <w:div w:id="235240425">
          <w:marLeft w:val="480"/>
          <w:marRight w:val="0"/>
          <w:marTop w:val="0"/>
          <w:marBottom w:val="0"/>
          <w:divBdr>
            <w:top w:val="none" w:sz="0" w:space="0" w:color="auto"/>
            <w:left w:val="none" w:sz="0" w:space="0" w:color="auto"/>
            <w:bottom w:val="none" w:sz="0" w:space="0" w:color="auto"/>
            <w:right w:val="none" w:sz="0" w:space="0" w:color="auto"/>
          </w:divBdr>
        </w:div>
        <w:div w:id="1289165798">
          <w:marLeft w:val="480"/>
          <w:marRight w:val="0"/>
          <w:marTop w:val="0"/>
          <w:marBottom w:val="0"/>
          <w:divBdr>
            <w:top w:val="none" w:sz="0" w:space="0" w:color="auto"/>
            <w:left w:val="none" w:sz="0" w:space="0" w:color="auto"/>
            <w:bottom w:val="none" w:sz="0" w:space="0" w:color="auto"/>
            <w:right w:val="none" w:sz="0" w:space="0" w:color="auto"/>
          </w:divBdr>
        </w:div>
        <w:div w:id="1288394910">
          <w:marLeft w:val="480"/>
          <w:marRight w:val="0"/>
          <w:marTop w:val="0"/>
          <w:marBottom w:val="0"/>
          <w:divBdr>
            <w:top w:val="none" w:sz="0" w:space="0" w:color="auto"/>
            <w:left w:val="none" w:sz="0" w:space="0" w:color="auto"/>
            <w:bottom w:val="none" w:sz="0" w:space="0" w:color="auto"/>
            <w:right w:val="none" w:sz="0" w:space="0" w:color="auto"/>
          </w:divBdr>
        </w:div>
        <w:div w:id="42603015">
          <w:marLeft w:val="480"/>
          <w:marRight w:val="0"/>
          <w:marTop w:val="0"/>
          <w:marBottom w:val="0"/>
          <w:divBdr>
            <w:top w:val="none" w:sz="0" w:space="0" w:color="auto"/>
            <w:left w:val="none" w:sz="0" w:space="0" w:color="auto"/>
            <w:bottom w:val="none" w:sz="0" w:space="0" w:color="auto"/>
            <w:right w:val="none" w:sz="0" w:space="0" w:color="auto"/>
          </w:divBdr>
        </w:div>
        <w:div w:id="2124195">
          <w:marLeft w:val="480"/>
          <w:marRight w:val="0"/>
          <w:marTop w:val="0"/>
          <w:marBottom w:val="0"/>
          <w:divBdr>
            <w:top w:val="none" w:sz="0" w:space="0" w:color="auto"/>
            <w:left w:val="none" w:sz="0" w:space="0" w:color="auto"/>
            <w:bottom w:val="none" w:sz="0" w:space="0" w:color="auto"/>
            <w:right w:val="none" w:sz="0" w:space="0" w:color="auto"/>
          </w:divBdr>
        </w:div>
        <w:div w:id="983508019">
          <w:marLeft w:val="480"/>
          <w:marRight w:val="0"/>
          <w:marTop w:val="0"/>
          <w:marBottom w:val="0"/>
          <w:divBdr>
            <w:top w:val="none" w:sz="0" w:space="0" w:color="auto"/>
            <w:left w:val="none" w:sz="0" w:space="0" w:color="auto"/>
            <w:bottom w:val="none" w:sz="0" w:space="0" w:color="auto"/>
            <w:right w:val="none" w:sz="0" w:space="0" w:color="auto"/>
          </w:divBdr>
        </w:div>
        <w:div w:id="1753238962">
          <w:marLeft w:val="480"/>
          <w:marRight w:val="0"/>
          <w:marTop w:val="0"/>
          <w:marBottom w:val="0"/>
          <w:divBdr>
            <w:top w:val="none" w:sz="0" w:space="0" w:color="auto"/>
            <w:left w:val="none" w:sz="0" w:space="0" w:color="auto"/>
            <w:bottom w:val="none" w:sz="0" w:space="0" w:color="auto"/>
            <w:right w:val="none" w:sz="0" w:space="0" w:color="auto"/>
          </w:divBdr>
        </w:div>
        <w:div w:id="1055349801">
          <w:marLeft w:val="480"/>
          <w:marRight w:val="0"/>
          <w:marTop w:val="0"/>
          <w:marBottom w:val="0"/>
          <w:divBdr>
            <w:top w:val="none" w:sz="0" w:space="0" w:color="auto"/>
            <w:left w:val="none" w:sz="0" w:space="0" w:color="auto"/>
            <w:bottom w:val="none" w:sz="0" w:space="0" w:color="auto"/>
            <w:right w:val="none" w:sz="0" w:space="0" w:color="auto"/>
          </w:divBdr>
        </w:div>
        <w:div w:id="1558392809">
          <w:marLeft w:val="480"/>
          <w:marRight w:val="0"/>
          <w:marTop w:val="0"/>
          <w:marBottom w:val="0"/>
          <w:divBdr>
            <w:top w:val="none" w:sz="0" w:space="0" w:color="auto"/>
            <w:left w:val="none" w:sz="0" w:space="0" w:color="auto"/>
            <w:bottom w:val="none" w:sz="0" w:space="0" w:color="auto"/>
            <w:right w:val="none" w:sz="0" w:space="0" w:color="auto"/>
          </w:divBdr>
        </w:div>
        <w:div w:id="707679451">
          <w:marLeft w:val="480"/>
          <w:marRight w:val="0"/>
          <w:marTop w:val="0"/>
          <w:marBottom w:val="0"/>
          <w:divBdr>
            <w:top w:val="none" w:sz="0" w:space="0" w:color="auto"/>
            <w:left w:val="none" w:sz="0" w:space="0" w:color="auto"/>
            <w:bottom w:val="none" w:sz="0" w:space="0" w:color="auto"/>
            <w:right w:val="none" w:sz="0" w:space="0" w:color="auto"/>
          </w:divBdr>
        </w:div>
        <w:div w:id="434792524">
          <w:marLeft w:val="480"/>
          <w:marRight w:val="0"/>
          <w:marTop w:val="0"/>
          <w:marBottom w:val="0"/>
          <w:divBdr>
            <w:top w:val="none" w:sz="0" w:space="0" w:color="auto"/>
            <w:left w:val="none" w:sz="0" w:space="0" w:color="auto"/>
            <w:bottom w:val="none" w:sz="0" w:space="0" w:color="auto"/>
            <w:right w:val="none" w:sz="0" w:space="0" w:color="auto"/>
          </w:divBdr>
        </w:div>
        <w:div w:id="2044941028">
          <w:marLeft w:val="480"/>
          <w:marRight w:val="0"/>
          <w:marTop w:val="0"/>
          <w:marBottom w:val="0"/>
          <w:divBdr>
            <w:top w:val="none" w:sz="0" w:space="0" w:color="auto"/>
            <w:left w:val="none" w:sz="0" w:space="0" w:color="auto"/>
            <w:bottom w:val="none" w:sz="0" w:space="0" w:color="auto"/>
            <w:right w:val="none" w:sz="0" w:space="0" w:color="auto"/>
          </w:divBdr>
        </w:div>
        <w:div w:id="1772816861">
          <w:marLeft w:val="480"/>
          <w:marRight w:val="0"/>
          <w:marTop w:val="0"/>
          <w:marBottom w:val="0"/>
          <w:divBdr>
            <w:top w:val="none" w:sz="0" w:space="0" w:color="auto"/>
            <w:left w:val="none" w:sz="0" w:space="0" w:color="auto"/>
            <w:bottom w:val="none" w:sz="0" w:space="0" w:color="auto"/>
            <w:right w:val="none" w:sz="0" w:space="0" w:color="auto"/>
          </w:divBdr>
        </w:div>
        <w:div w:id="1665039495">
          <w:marLeft w:val="480"/>
          <w:marRight w:val="0"/>
          <w:marTop w:val="0"/>
          <w:marBottom w:val="0"/>
          <w:divBdr>
            <w:top w:val="none" w:sz="0" w:space="0" w:color="auto"/>
            <w:left w:val="none" w:sz="0" w:space="0" w:color="auto"/>
            <w:bottom w:val="none" w:sz="0" w:space="0" w:color="auto"/>
            <w:right w:val="none" w:sz="0" w:space="0" w:color="auto"/>
          </w:divBdr>
        </w:div>
        <w:div w:id="1473593872">
          <w:marLeft w:val="480"/>
          <w:marRight w:val="0"/>
          <w:marTop w:val="0"/>
          <w:marBottom w:val="0"/>
          <w:divBdr>
            <w:top w:val="none" w:sz="0" w:space="0" w:color="auto"/>
            <w:left w:val="none" w:sz="0" w:space="0" w:color="auto"/>
            <w:bottom w:val="none" w:sz="0" w:space="0" w:color="auto"/>
            <w:right w:val="none" w:sz="0" w:space="0" w:color="auto"/>
          </w:divBdr>
        </w:div>
        <w:div w:id="2118982317">
          <w:marLeft w:val="480"/>
          <w:marRight w:val="0"/>
          <w:marTop w:val="0"/>
          <w:marBottom w:val="0"/>
          <w:divBdr>
            <w:top w:val="none" w:sz="0" w:space="0" w:color="auto"/>
            <w:left w:val="none" w:sz="0" w:space="0" w:color="auto"/>
            <w:bottom w:val="none" w:sz="0" w:space="0" w:color="auto"/>
            <w:right w:val="none" w:sz="0" w:space="0" w:color="auto"/>
          </w:divBdr>
        </w:div>
        <w:div w:id="1574583953">
          <w:marLeft w:val="480"/>
          <w:marRight w:val="0"/>
          <w:marTop w:val="0"/>
          <w:marBottom w:val="0"/>
          <w:divBdr>
            <w:top w:val="none" w:sz="0" w:space="0" w:color="auto"/>
            <w:left w:val="none" w:sz="0" w:space="0" w:color="auto"/>
            <w:bottom w:val="none" w:sz="0" w:space="0" w:color="auto"/>
            <w:right w:val="none" w:sz="0" w:space="0" w:color="auto"/>
          </w:divBdr>
        </w:div>
        <w:div w:id="1733843663">
          <w:marLeft w:val="480"/>
          <w:marRight w:val="0"/>
          <w:marTop w:val="0"/>
          <w:marBottom w:val="0"/>
          <w:divBdr>
            <w:top w:val="none" w:sz="0" w:space="0" w:color="auto"/>
            <w:left w:val="none" w:sz="0" w:space="0" w:color="auto"/>
            <w:bottom w:val="none" w:sz="0" w:space="0" w:color="auto"/>
            <w:right w:val="none" w:sz="0" w:space="0" w:color="auto"/>
          </w:divBdr>
        </w:div>
        <w:div w:id="306012882">
          <w:marLeft w:val="480"/>
          <w:marRight w:val="0"/>
          <w:marTop w:val="0"/>
          <w:marBottom w:val="0"/>
          <w:divBdr>
            <w:top w:val="none" w:sz="0" w:space="0" w:color="auto"/>
            <w:left w:val="none" w:sz="0" w:space="0" w:color="auto"/>
            <w:bottom w:val="none" w:sz="0" w:space="0" w:color="auto"/>
            <w:right w:val="none" w:sz="0" w:space="0" w:color="auto"/>
          </w:divBdr>
        </w:div>
        <w:div w:id="1559631416">
          <w:marLeft w:val="480"/>
          <w:marRight w:val="0"/>
          <w:marTop w:val="0"/>
          <w:marBottom w:val="0"/>
          <w:divBdr>
            <w:top w:val="none" w:sz="0" w:space="0" w:color="auto"/>
            <w:left w:val="none" w:sz="0" w:space="0" w:color="auto"/>
            <w:bottom w:val="none" w:sz="0" w:space="0" w:color="auto"/>
            <w:right w:val="none" w:sz="0" w:space="0" w:color="auto"/>
          </w:divBdr>
        </w:div>
        <w:div w:id="2140758478">
          <w:marLeft w:val="480"/>
          <w:marRight w:val="0"/>
          <w:marTop w:val="0"/>
          <w:marBottom w:val="0"/>
          <w:divBdr>
            <w:top w:val="none" w:sz="0" w:space="0" w:color="auto"/>
            <w:left w:val="none" w:sz="0" w:space="0" w:color="auto"/>
            <w:bottom w:val="none" w:sz="0" w:space="0" w:color="auto"/>
            <w:right w:val="none" w:sz="0" w:space="0" w:color="auto"/>
          </w:divBdr>
        </w:div>
        <w:div w:id="1277712179">
          <w:marLeft w:val="480"/>
          <w:marRight w:val="0"/>
          <w:marTop w:val="0"/>
          <w:marBottom w:val="0"/>
          <w:divBdr>
            <w:top w:val="none" w:sz="0" w:space="0" w:color="auto"/>
            <w:left w:val="none" w:sz="0" w:space="0" w:color="auto"/>
            <w:bottom w:val="none" w:sz="0" w:space="0" w:color="auto"/>
            <w:right w:val="none" w:sz="0" w:space="0" w:color="auto"/>
          </w:divBdr>
        </w:div>
        <w:div w:id="1246263437">
          <w:marLeft w:val="480"/>
          <w:marRight w:val="0"/>
          <w:marTop w:val="0"/>
          <w:marBottom w:val="0"/>
          <w:divBdr>
            <w:top w:val="none" w:sz="0" w:space="0" w:color="auto"/>
            <w:left w:val="none" w:sz="0" w:space="0" w:color="auto"/>
            <w:bottom w:val="none" w:sz="0" w:space="0" w:color="auto"/>
            <w:right w:val="none" w:sz="0" w:space="0" w:color="auto"/>
          </w:divBdr>
        </w:div>
        <w:div w:id="1846479520">
          <w:marLeft w:val="480"/>
          <w:marRight w:val="0"/>
          <w:marTop w:val="0"/>
          <w:marBottom w:val="0"/>
          <w:divBdr>
            <w:top w:val="none" w:sz="0" w:space="0" w:color="auto"/>
            <w:left w:val="none" w:sz="0" w:space="0" w:color="auto"/>
            <w:bottom w:val="none" w:sz="0" w:space="0" w:color="auto"/>
            <w:right w:val="none" w:sz="0" w:space="0" w:color="auto"/>
          </w:divBdr>
        </w:div>
        <w:div w:id="758520821">
          <w:marLeft w:val="480"/>
          <w:marRight w:val="0"/>
          <w:marTop w:val="0"/>
          <w:marBottom w:val="0"/>
          <w:divBdr>
            <w:top w:val="none" w:sz="0" w:space="0" w:color="auto"/>
            <w:left w:val="none" w:sz="0" w:space="0" w:color="auto"/>
            <w:bottom w:val="none" w:sz="0" w:space="0" w:color="auto"/>
            <w:right w:val="none" w:sz="0" w:space="0" w:color="auto"/>
          </w:divBdr>
        </w:div>
        <w:div w:id="1514689484">
          <w:marLeft w:val="480"/>
          <w:marRight w:val="0"/>
          <w:marTop w:val="0"/>
          <w:marBottom w:val="0"/>
          <w:divBdr>
            <w:top w:val="none" w:sz="0" w:space="0" w:color="auto"/>
            <w:left w:val="none" w:sz="0" w:space="0" w:color="auto"/>
            <w:bottom w:val="none" w:sz="0" w:space="0" w:color="auto"/>
            <w:right w:val="none" w:sz="0" w:space="0" w:color="auto"/>
          </w:divBdr>
        </w:div>
        <w:div w:id="2070685297">
          <w:marLeft w:val="480"/>
          <w:marRight w:val="0"/>
          <w:marTop w:val="0"/>
          <w:marBottom w:val="0"/>
          <w:divBdr>
            <w:top w:val="none" w:sz="0" w:space="0" w:color="auto"/>
            <w:left w:val="none" w:sz="0" w:space="0" w:color="auto"/>
            <w:bottom w:val="none" w:sz="0" w:space="0" w:color="auto"/>
            <w:right w:val="none" w:sz="0" w:space="0" w:color="auto"/>
          </w:divBdr>
        </w:div>
      </w:divsChild>
    </w:div>
    <w:div w:id="815534423">
      <w:bodyDiv w:val="1"/>
      <w:marLeft w:val="0"/>
      <w:marRight w:val="0"/>
      <w:marTop w:val="0"/>
      <w:marBottom w:val="0"/>
      <w:divBdr>
        <w:top w:val="none" w:sz="0" w:space="0" w:color="auto"/>
        <w:left w:val="none" w:sz="0" w:space="0" w:color="auto"/>
        <w:bottom w:val="none" w:sz="0" w:space="0" w:color="auto"/>
        <w:right w:val="none" w:sz="0" w:space="0" w:color="auto"/>
      </w:divBdr>
    </w:div>
    <w:div w:id="825708161">
      <w:bodyDiv w:val="1"/>
      <w:marLeft w:val="0"/>
      <w:marRight w:val="0"/>
      <w:marTop w:val="0"/>
      <w:marBottom w:val="0"/>
      <w:divBdr>
        <w:top w:val="none" w:sz="0" w:space="0" w:color="auto"/>
        <w:left w:val="none" w:sz="0" w:space="0" w:color="auto"/>
        <w:bottom w:val="none" w:sz="0" w:space="0" w:color="auto"/>
        <w:right w:val="none" w:sz="0" w:space="0" w:color="auto"/>
      </w:divBdr>
    </w:div>
    <w:div w:id="833225227">
      <w:bodyDiv w:val="1"/>
      <w:marLeft w:val="0"/>
      <w:marRight w:val="0"/>
      <w:marTop w:val="0"/>
      <w:marBottom w:val="0"/>
      <w:divBdr>
        <w:top w:val="none" w:sz="0" w:space="0" w:color="auto"/>
        <w:left w:val="none" w:sz="0" w:space="0" w:color="auto"/>
        <w:bottom w:val="none" w:sz="0" w:space="0" w:color="auto"/>
        <w:right w:val="none" w:sz="0" w:space="0" w:color="auto"/>
      </w:divBdr>
    </w:div>
    <w:div w:id="861285372">
      <w:bodyDiv w:val="1"/>
      <w:marLeft w:val="0"/>
      <w:marRight w:val="0"/>
      <w:marTop w:val="0"/>
      <w:marBottom w:val="0"/>
      <w:divBdr>
        <w:top w:val="none" w:sz="0" w:space="0" w:color="auto"/>
        <w:left w:val="none" w:sz="0" w:space="0" w:color="auto"/>
        <w:bottom w:val="none" w:sz="0" w:space="0" w:color="auto"/>
        <w:right w:val="none" w:sz="0" w:space="0" w:color="auto"/>
      </w:divBdr>
    </w:div>
    <w:div w:id="863664782">
      <w:bodyDiv w:val="1"/>
      <w:marLeft w:val="0"/>
      <w:marRight w:val="0"/>
      <w:marTop w:val="0"/>
      <w:marBottom w:val="0"/>
      <w:divBdr>
        <w:top w:val="none" w:sz="0" w:space="0" w:color="auto"/>
        <w:left w:val="none" w:sz="0" w:space="0" w:color="auto"/>
        <w:bottom w:val="none" w:sz="0" w:space="0" w:color="auto"/>
        <w:right w:val="none" w:sz="0" w:space="0" w:color="auto"/>
      </w:divBdr>
    </w:div>
    <w:div w:id="883247884">
      <w:bodyDiv w:val="1"/>
      <w:marLeft w:val="0"/>
      <w:marRight w:val="0"/>
      <w:marTop w:val="0"/>
      <w:marBottom w:val="0"/>
      <w:divBdr>
        <w:top w:val="none" w:sz="0" w:space="0" w:color="auto"/>
        <w:left w:val="none" w:sz="0" w:space="0" w:color="auto"/>
        <w:bottom w:val="none" w:sz="0" w:space="0" w:color="auto"/>
        <w:right w:val="none" w:sz="0" w:space="0" w:color="auto"/>
      </w:divBdr>
    </w:div>
    <w:div w:id="889539094">
      <w:bodyDiv w:val="1"/>
      <w:marLeft w:val="0"/>
      <w:marRight w:val="0"/>
      <w:marTop w:val="0"/>
      <w:marBottom w:val="0"/>
      <w:divBdr>
        <w:top w:val="none" w:sz="0" w:space="0" w:color="auto"/>
        <w:left w:val="none" w:sz="0" w:space="0" w:color="auto"/>
        <w:bottom w:val="none" w:sz="0" w:space="0" w:color="auto"/>
        <w:right w:val="none" w:sz="0" w:space="0" w:color="auto"/>
      </w:divBdr>
    </w:div>
    <w:div w:id="898977167">
      <w:bodyDiv w:val="1"/>
      <w:marLeft w:val="0"/>
      <w:marRight w:val="0"/>
      <w:marTop w:val="0"/>
      <w:marBottom w:val="0"/>
      <w:divBdr>
        <w:top w:val="none" w:sz="0" w:space="0" w:color="auto"/>
        <w:left w:val="none" w:sz="0" w:space="0" w:color="auto"/>
        <w:bottom w:val="none" w:sz="0" w:space="0" w:color="auto"/>
        <w:right w:val="none" w:sz="0" w:space="0" w:color="auto"/>
      </w:divBdr>
    </w:div>
    <w:div w:id="907769151">
      <w:bodyDiv w:val="1"/>
      <w:marLeft w:val="0"/>
      <w:marRight w:val="0"/>
      <w:marTop w:val="0"/>
      <w:marBottom w:val="0"/>
      <w:divBdr>
        <w:top w:val="none" w:sz="0" w:space="0" w:color="auto"/>
        <w:left w:val="none" w:sz="0" w:space="0" w:color="auto"/>
        <w:bottom w:val="none" w:sz="0" w:space="0" w:color="auto"/>
        <w:right w:val="none" w:sz="0" w:space="0" w:color="auto"/>
      </w:divBdr>
    </w:div>
    <w:div w:id="909271763">
      <w:bodyDiv w:val="1"/>
      <w:marLeft w:val="0"/>
      <w:marRight w:val="0"/>
      <w:marTop w:val="0"/>
      <w:marBottom w:val="0"/>
      <w:divBdr>
        <w:top w:val="none" w:sz="0" w:space="0" w:color="auto"/>
        <w:left w:val="none" w:sz="0" w:space="0" w:color="auto"/>
        <w:bottom w:val="none" w:sz="0" w:space="0" w:color="auto"/>
        <w:right w:val="none" w:sz="0" w:space="0" w:color="auto"/>
      </w:divBdr>
    </w:div>
    <w:div w:id="1032415449">
      <w:bodyDiv w:val="1"/>
      <w:marLeft w:val="0"/>
      <w:marRight w:val="0"/>
      <w:marTop w:val="0"/>
      <w:marBottom w:val="0"/>
      <w:divBdr>
        <w:top w:val="none" w:sz="0" w:space="0" w:color="auto"/>
        <w:left w:val="none" w:sz="0" w:space="0" w:color="auto"/>
        <w:bottom w:val="none" w:sz="0" w:space="0" w:color="auto"/>
        <w:right w:val="none" w:sz="0" w:space="0" w:color="auto"/>
      </w:divBdr>
    </w:div>
    <w:div w:id="1037776675">
      <w:bodyDiv w:val="1"/>
      <w:marLeft w:val="0"/>
      <w:marRight w:val="0"/>
      <w:marTop w:val="0"/>
      <w:marBottom w:val="0"/>
      <w:divBdr>
        <w:top w:val="none" w:sz="0" w:space="0" w:color="auto"/>
        <w:left w:val="none" w:sz="0" w:space="0" w:color="auto"/>
        <w:bottom w:val="none" w:sz="0" w:space="0" w:color="auto"/>
        <w:right w:val="none" w:sz="0" w:space="0" w:color="auto"/>
      </w:divBdr>
    </w:div>
    <w:div w:id="1089353423">
      <w:bodyDiv w:val="1"/>
      <w:marLeft w:val="0"/>
      <w:marRight w:val="0"/>
      <w:marTop w:val="0"/>
      <w:marBottom w:val="0"/>
      <w:divBdr>
        <w:top w:val="none" w:sz="0" w:space="0" w:color="auto"/>
        <w:left w:val="none" w:sz="0" w:space="0" w:color="auto"/>
        <w:bottom w:val="none" w:sz="0" w:space="0" w:color="auto"/>
        <w:right w:val="none" w:sz="0" w:space="0" w:color="auto"/>
      </w:divBdr>
    </w:div>
    <w:div w:id="1092091913">
      <w:bodyDiv w:val="1"/>
      <w:marLeft w:val="0"/>
      <w:marRight w:val="0"/>
      <w:marTop w:val="0"/>
      <w:marBottom w:val="0"/>
      <w:divBdr>
        <w:top w:val="none" w:sz="0" w:space="0" w:color="auto"/>
        <w:left w:val="none" w:sz="0" w:space="0" w:color="auto"/>
        <w:bottom w:val="none" w:sz="0" w:space="0" w:color="auto"/>
        <w:right w:val="none" w:sz="0" w:space="0" w:color="auto"/>
      </w:divBdr>
    </w:div>
    <w:div w:id="1120537123">
      <w:bodyDiv w:val="1"/>
      <w:marLeft w:val="0"/>
      <w:marRight w:val="0"/>
      <w:marTop w:val="0"/>
      <w:marBottom w:val="0"/>
      <w:divBdr>
        <w:top w:val="none" w:sz="0" w:space="0" w:color="auto"/>
        <w:left w:val="none" w:sz="0" w:space="0" w:color="auto"/>
        <w:bottom w:val="none" w:sz="0" w:space="0" w:color="auto"/>
        <w:right w:val="none" w:sz="0" w:space="0" w:color="auto"/>
      </w:divBdr>
    </w:div>
    <w:div w:id="1160192522">
      <w:bodyDiv w:val="1"/>
      <w:marLeft w:val="0"/>
      <w:marRight w:val="0"/>
      <w:marTop w:val="0"/>
      <w:marBottom w:val="0"/>
      <w:divBdr>
        <w:top w:val="none" w:sz="0" w:space="0" w:color="auto"/>
        <w:left w:val="none" w:sz="0" w:space="0" w:color="auto"/>
        <w:bottom w:val="none" w:sz="0" w:space="0" w:color="auto"/>
        <w:right w:val="none" w:sz="0" w:space="0" w:color="auto"/>
      </w:divBdr>
    </w:div>
    <w:div w:id="1186554855">
      <w:bodyDiv w:val="1"/>
      <w:marLeft w:val="0"/>
      <w:marRight w:val="0"/>
      <w:marTop w:val="0"/>
      <w:marBottom w:val="0"/>
      <w:divBdr>
        <w:top w:val="none" w:sz="0" w:space="0" w:color="auto"/>
        <w:left w:val="none" w:sz="0" w:space="0" w:color="auto"/>
        <w:bottom w:val="none" w:sz="0" w:space="0" w:color="auto"/>
        <w:right w:val="none" w:sz="0" w:space="0" w:color="auto"/>
      </w:divBdr>
    </w:div>
    <w:div w:id="1240361888">
      <w:bodyDiv w:val="1"/>
      <w:marLeft w:val="0"/>
      <w:marRight w:val="0"/>
      <w:marTop w:val="0"/>
      <w:marBottom w:val="0"/>
      <w:divBdr>
        <w:top w:val="none" w:sz="0" w:space="0" w:color="auto"/>
        <w:left w:val="none" w:sz="0" w:space="0" w:color="auto"/>
        <w:bottom w:val="none" w:sz="0" w:space="0" w:color="auto"/>
        <w:right w:val="none" w:sz="0" w:space="0" w:color="auto"/>
      </w:divBdr>
    </w:div>
    <w:div w:id="1283462130">
      <w:bodyDiv w:val="1"/>
      <w:marLeft w:val="0"/>
      <w:marRight w:val="0"/>
      <w:marTop w:val="0"/>
      <w:marBottom w:val="0"/>
      <w:divBdr>
        <w:top w:val="none" w:sz="0" w:space="0" w:color="auto"/>
        <w:left w:val="none" w:sz="0" w:space="0" w:color="auto"/>
        <w:bottom w:val="none" w:sz="0" w:space="0" w:color="auto"/>
        <w:right w:val="none" w:sz="0" w:space="0" w:color="auto"/>
      </w:divBdr>
    </w:div>
    <w:div w:id="1297956617">
      <w:bodyDiv w:val="1"/>
      <w:marLeft w:val="0"/>
      <w:marRight w:val="0"/>
      <w:marTop w:val="0"/>
      <w:marBottom w:val="0"/>
      <w:divBdr>
        <w:top w:val="none" w:sz="0" w:space="0" w:color="auto"/>
        <w:left w:val="none" w:sz="0" w:space="0" w:color="auto"/>
        <w:bottom w:val="none" w:sz="0" w:space="0" w:color="auto"/>
        <w:right w:val="none" w:sz="0" w:space="0" w:color="auto"/>
      </w:divBdr>
    </w:div>
    <w:div w:id="1305619878">
      <w:bodyDiv w:val="1"/>
      <w:marLeft w:val="0"/>
      <w:marRight w:val="0"/>
      <w:marTop w:val="0"/>
      <w:marBottom w:val="0"/>
      <w:divBdr>
        <w:top w:val="none" w:sz="0" w:space="0" w:color="auto"/>
        <w:left w:val="none" w:sz="0" w:space="0" w:color="auto"/>
        <w:bottom w:val="none" w:sz="0" w:space="0" w:color="auto"/>
        <w:right w:val="none" w:sz="0" w:space="0" w:color="auto"/>
      </w:divBdr>
    </w:div>
    <w:div w:id="1319067466">
      <w:bodyDiv w:val="1"/>
      <w:marLeft w:val="0"/>
      <w:marRight w:val="0"/>
      <w:marTop w:val="0"/>
      <w:marBottom w:val="0"/>
      <w:divBdr>
        <w:top w:val="none" w:sz="0" w:space="0" w:color="auto"/>
        <w:left w:val="none" w:sz="0" w:space="0" w:color="auto"/>
        <w:bottom w:val="none" w:sz="0" w:space="0" w:color="auto"/>
        <w:right w:val="none" w:sz="0" w:space="0" w:color="auto"/>
      </w:divBdr>
    </w:div>
    <w:div w:id="1322853643">
      <w:bodyDiv w:val="1"/>
      <w:marLeft w:val="0"/>
      <w:marRight w:val="0"/>
      <w:marTop w:val="0"/>
      <w:marBottom w:val="0"/>
      <w:divBdr>
        <w:top w:val="none" w:sz="0" w:space="0" w:color="auto"/>
        <w:left w:val="none" w:sz="0" w:space="0" w:color="auto"/>
        <w:bottom w:val="none" w:sz="0" w:space="0" w:color="auto"/>
        <w:right w:val="none" w:sz="0" w:space="0" w:color="auto"/>
      </w:divBdr>
      <w:divsChild>
        <w:div w:id="611327834">
          <w:marLeft w:val="480"/>
          <w:marRight w:val="0"/>
          <w:marTop w:val="0"/>
          <w:marBottom w:val="0"/>
          <w:divBdr>
            <w:top w:val="none" w:sz="0" w:space="0" w:color="auto"/>
            <w:left w:val="none" w:sz="0" w:space="0" w:color="auto"/>
            <w:bottom w:val="none" w:sz="0" w:space="0" w:color="auto"/>
            <w:right w:val="none" w:sz="0" w:space="0" w:color="auto"/>
          </w:divBdr>
        </w:div>
        <w:div w:id="1734812692">
          <w:marLeft w:val="480"/>
          <w:marRight w:val="0"/>
          <w:marTop w:val="0"/>
          <w:marBottom w:val="0"/>
          <w:divBdr>
            <w:top w:val="none" w:sz="0" w:space="0" w:color="auto"/>
            <w:left w:val="none" w:sz="0" w:space="0" w:color="auto"/>
            <w:bottom w:val="none" w:sz="0" w:space="0" w:color="auto"/>
            <w:right w:val="none" w:sz="0" w:space="0" w:color="auto"/>
          </w:divBdr>
        </w:div>
        <w:div w:id="256721409">
          <w:marLeft w:val="480"/>
          <w:marRight w:val="0"/>
          <w:marTop w:val="0"/>
          <w:marBottom w:val="0"/>
          <w:divBdr>
            <w:top w:val="none" w:sz="0" w:space="0" w:color="auto"/>
            <w:left w:val="none" w:sz="0" w:space="0" w:color="auto"/>
            <w:bottom w:val="none" w:sz="0" w:space="0" w:color="auto"/>
            <w:right w:val="none" w:sz="0" w:space="0" w:color="auto"/>
          </w:divBdr>
        </w:div>
        <w:div w:id="1327709344">
          <w:marLeft w:val="480"/>
          <w:marRight w:val="0"/>
          <w:marTop w:val="0"/>
          <w:marBottom w:val="0"/>
          <w:divBdr>
            <w:top w:val="none" w:sz="0" w:space="0" w:color="auto"/>
            <w:left w:val="none" w:sz="0" w:space="0" w:color="auto"/>
            <w:bottom w:val="none" w:sz="0" w:space="0" w:color="auto"/>
            <w:right w:val="none" w:sz="0" w:space="0" w:color="auto"/>
          </w:divBdr>
        </w:div>
        <w:div w:id="1523083710">
          <w:marLeft w:val="480"/>
          <w:marRight w:val="0"/>
          <w:marTop w:val="0"/>
          <w:marBottom w:val="0"/>
          <w:divBdr>
            <w:top w:val="none" w:sz="0" w:space="0" w:color="auto"/>
            <w:left w:val="none" w:sz="0" w:space="0" w:color="auto"/>
            <w:bottom w:val="none" w:sz="0" w:space="0" w:color="auto"/>
            <w:right w:val="none" w:sz="0" w:space="0" w:color="auto"/>
          </w:divBdr>
        </w:div>
        <w:div w:id="774134843">
          <w:marLeft w:val="480"/>
          <w:marRight w:val="0"/>
          <w:marTop w:val="0"/>
          <w:marBottom w:val="0"/>
          <w:divBdr>
            <w:top w:val="none" w:sz="0" w:space="0" w:color="auto"/>
            <w:left w:val="none" w:sz="0" w:space="0" w:color="auto"/>
            <w:bottom w:val="none" w:sz="0" w:space="0" w:color="auto"/>
            <w:right w:val="none" w:sz="0" w:space="0" w:color="auto"/>
          </w:divBdr>
        </w:div>
        <w:div w:id="438718641">
          <w:marLeft w:val="480"/>
          <w:marRight w:val="0"/>
          <w:marTop w:val="0"/>
          <w:marBottom w:val="0"/>
          <w:divBdr>
            <w:top w:val="none" w:sz="0" w:space="0" w:color="auto"/>
            <w:left w:val="none" w:sz="0" w:space="0" w:color="auto"/>
            <w:bottom w:val="none" w:sz="0" w:space="0" w:color="auto"/>
            <w:right w:val="none" w:sz="0" w:space="0" w:color="auto"/>
          </w:divBdr>
        </w:div>
        <w:div w:id="693266141">
          <w:marLeft w:val="480"/>
          <w:marRight w:val="0"/>
          <w:marTop w:val="0"/>
          <w:marBottom w:val="0"/>
          <w:divBdr>
            <w:top w:val="none" w:sz="0" w:space="0" w:color="auto"/>
            <w:left w:val="none" w:sz="0" w:space="0" w:color="auto"/>
            <w:bottom w:val="none" w:sz="0" w:space="0" w:color="auto"/>
            <w:right w:val="none" w:sz="0" w:space="0" w:color="auto"/>
          </w:divBdr>
        </w:div>
        <w:div w:id="241988007">
          <w:marLeft w:val="480"/>
          <w:marRight w:val="0"/>
          <w:marTop w:val="0"/>
          <w:marBottom w:val="0"/>
          <w:divBdr>
            <w:top w:val="none" w:sz="0" w:space="0" w:color="auto"/>
            <w:left w:val="none" w:sz="0" w:space="0" w:color="auto"/>
            <w:bottom w:val="none" w:sz="0" w:space="0" w:color="auto"/>
            <w:right w:val="none" w:sz="0" w:space="0" w:color="auto"/>
          </w:divBdr>
        </w:div>
        <w:div w:id="538513627">
          <w:marLeft w:val="480"/>
          <w:marRight w:val="0"/>
          <w:marTop w:val="0"/>
          <w:marBottom w:val="0"/>
          <w:divBdr>
            <w:top w:val="none" w:sz="0" w:space="0" w:color="auto"/>
            <w:left w:val="none" w:sz="0" w:space="0" w:color="auto"/>
            <w:bottom w:val="none" w:sz="0" w:space="0" w:color="auto"/>
            <w:right w:val="none" w:sz="0" w:space="0" w:color="auto"/>
          </w:divBdr>
        </w:div>
        <w:div w:id="1585072551">
          <w:marLeft w:val="480"/>
          <w:marRight w:val="0"/>
          <w:marTop w:val="0"/>
          <w:marBottom w:val="0"/>
          <w:divBdr>
            <w:top w:val="none" w:sz="0" w:space="0" w:color="auto"/>
            <w:left w:val="none" w:sz="0" w:space="0" w:color="auto"/>
            <w:bottom w:val="none" w:sz="0" w:space="0" w:color="auto"/>
            <w:right w:val="none" w:sz="0" w:space="0" w:color="auto"/>
          </w:divBdr>
        </w:div>
        <w:div w:id="478689552">
          <w:marLeft w:val="480"/>
          <w:marRight w:val="0"/>
          <w:marTop w:val="0"/>
          <w:marBottom w:val="0"/>
          <w:divBdr>
            <w:top w:val="none" w:sz="0" w:space="0" w:color="auto"/>
            <w:left w:val="none" w:sz="0" w:space="0" w:color="auto"/>
            <w:bottom w:val="none" w:sz="0" w:space="0" w:color="auto"/>
            <w:right w:val="none" w:sz="0" w:space="0" w:color="auto"/>
          </w:divBdr>
        </w:div>
        <w:div w:id="221017347">
          <w:marLeft w:val="480"/>
          <w:marRight w:val="0"/>
          <w:marTop w:val="0"/>
          <w:marBottom w:val="0"/>
          <w:divBdr>
            <w:top w:val="none" w:sz="0" w:space="0" w:color="auto"/>
            <w:left w:val="none" w:sz="0" w:space="0" w:color="auto"/>
            <w:bottom w:val="none" w:sz="0" w:space="0" w:color="auto"/>
            <w:right w:val="none" w:sz="0" w:space="0" w:color="auto"/>
          </w:divBdr>
        </w:div>
        <w:div w:id="1060717068">
          <w:marLeft w:val="480"/>
          <w:marRight w:val="0"/>
          <w:marTop w:val="0"/>
          <w:marBottom w:val="0"/>
          <w:divBdr>
            <w:top w:val="none" w:sz="0" w:space="0" w:color="auto"/>
            <w:left w:val="none" w:sz="0" w:space="0" w:color="auto"/>
            <w:bottom w:val="none" w:sz="0" w:space="0" w:color="auto"/>
            <w:right w:val="none" w:sz="0" w:space="0" w:color="auto"/>
          </w:divBdr>
        </w:div>
        <w:div w:id="68695540">
          <w:marLeft w:val="480"/>
          <w:marRight w:val="0"/>
          <w:marTop w:val="0"/>
          <w:marBottom w:val="0"/>
          <w:divBdr>
            <w:top w:val="none" w:sz="0" w:space="0" w:color="auto"/>
            <w:left w:val="none" w:sz="0" w:space="0" w:color="auto"/>
            <w:bottom w:val="none" w:sz="0" w:space="0" w:color="auto"/>
            <w:right w:val="none" w:sz="0" w:space="0" w:color="auto"/>
          </w:divBdr>
        </w:div>
        <w:div w:id="778374747">
          <w:marLeft w:val="480"/>
          <w:marRight w:val="0"/>
          <w:marTop w:val="0"/>
          <w:marBottom w:val="0"/>
          <w:divBdr>
            <w:top w:val="none" w:sz="0" w:space="0" w:color="auto"/>
            <w:left w:val="none" w:sz="0" w:space="0" w:color="auto"/>
            <w:bottom w:val="none" w:sz="0" w:space="0" w:color="auto"/>
            <w:right w:val="none" w:sz="0" w:space="0" w:color="auto"/>
          </w:divBdr>
        </w:div>
        <w:div w:id="840390476">
          <w:marLeft w:val="480"/>
          <w:marRight w:val="0"/>
          <w:marTop w:val="0"/>
          <w:marBottom w:val="0"/>
          <w:divBdr>
            <w:top w:val="none" w:sz="0" w:space="0" w:color="auto"/>
            <w:left w:val="none" w:sz="0" w:space="0" w:color="auto"/>
            <w:bottom w:val="none" w:sz="0" w:space="0" w:color="auto"/>
            <w:right w:val="none" w:sz="0" w:space="0" w:color="auto"/>
          </w:divBdr>
        </w:div>
        <w:div w:id="433719624">
          <w:marLeft w:val="480"/>
          <w:marRight w:val="0"/>
          <w:marTop w:val="0"/>
          <w:marBottom w:val="0"/>
          <w:divBdr>
            <w:top w:val="none" w:sz="0" w:space="0" w:color="auto"/>
            <w:left w:val="none" w:sz="0" w:space="0" w:color="auto"/>
            <w:bottom w:val="none" w:sz="0" w:space="0" w:color="auto"/>
            <w:right w:val="none" w:sz="0" w:space="0" w:color="auto"/>
          </w:divBdr>
        </w:div>
        <w:div w:id="620981">
          <w:marLeft w:val="480"/>
          <w:marRight w:val="0"/>
          <w:marTop w:val="0"/>
          <w:marBottom w:val="0"/>
          <w:divBdr>
            <w:top w:val="none" w:sz="0" w:space="0" w:color="auto"/>
            <w:left w:val="none" w:sz="0" w:space="0" w:color="auto"/>
            <w:bottom w:val="none" w:sz="0" w:space="0" w:color="auto"/>
            <w:right w:val="none" w:sz="0" w:space="0" w:color="auto"/>
          </w:divBdr>
        </w:div>
        <w:div w:id="1678967210">
          <w:marLeft w:val="480"/>
          <w:marRight w:val="0"/>
          <w:marTop w:val="0"/>
          <w:marBottom w:val="0"/>
          <w:divBdr>
            <w:top w:val="none" w:sz="0" w:space="0" w:color="auto"/>
            <w:left w:val="none" w:sz="0" w:space="0" w:color="auto"/>
            <w:bottom w:val="none" w:sz="0" w:space="0" w:color="auto"/>
            <w:right w:val="none" w:sz="0" w:space="0" w:color="auto"/>
          </w:divBdr>
        </w:div>
        <w:div w:id="16542211">
          <w:marLeft w:val="480"/>
          <w:marRight w:val="0"/>
          <w:marTop w:val="0"/>
          <w:marBottom w:val="0"/>
          <w:divBdr>
            <w:top w:val="none" w:sz="0" w:space="0" w:color="auto"/>
            <w:left w:val="none" w:sz="0" w:space="0" w:color="auto"/>
            <w:bottom w:val="none" w:sz="0" w:space="0" w:color="auto"/>
            <w:right w:val="none" w:sz="0" w:space="0" w:color="auto"/>
          </w:divBdr>
        </w:div>
        <w:div w:id="202712734">
          <w:marLeft w:val="480"/>
          <w:marRight w:val="0"/>
          <w:marTop w:val="0"/>
          <w:marBottom w:val="0"/>
          <w:divBdr>
            <w:top w:val="none" w:sz="0" w:space="0" w:color="auto"/>
            <w:left w:val="none" w:sz="0" w:space="0" w:color="auto"/>
            <w:bottom w:val="none" w:sz="0" w:space="0" w:color="auto"/>
            <w:right w:val="none" w:sz="0" w:space="0" w:color="auto"/>
          </w:divBdr>
        </w:div>
        <w:div w:id="140080272">
          <w:marLeft w:val="480"/>
          <w:marRight w:val="0"/>
          <w:marTop w:val="0"/>
          <w:marBottom w:val="0"/>
          <w:divBdr>
            <w:top w:val="none" w:sz="0" w:space="0" w:color="auto"/>
            <w:left w:val="none" w:sz="0" w:space="0" w:color="auto"/>
            <w:bottom w:val="none" w:sz="0" w:space="0" w:color="auto"/>
            <w:right w:val="none" w:sz="0" w:space="0" w:color="auto"/>
          </w:divBdr>
        </w:div>
        <w:div w:id="1145589269">
          <w:marLeft w:val="480"/>
          <w:marRight w:val="0"/>
          <w:marTop w:val="0"/>
          <w:marBottom w:val="0"/>
          <w:divBdr>
            <w:top w:val="none" w:sz="0" w:space="0" w:color="auto"/>
            <w:left w:val="none" w:sz="0" w:space="0" w:color="auto"/>
            <w:bottom w:val="none" w:sz="0" w:space="0" w:color="auto"/>
            <w:right w:val="none" w:sz="0" w:space="0" w:color="auto"/>
          </w:divBdr>
        </w:div>
        <w:div w:id="587158007">
          <w:marLeft w:val="480"/>
          <w:marRight w:val="0"/>
          <w:marTop w:val="0"/>
          <w:marBottom w:val="0"/>
          <w:divBdr>
            <w:top w:val="none" w:sz="0" w:space="0" w:color="auto"/>
            <w:left w:val="none" w:sz="0" w:space="0" w:color="auto"/>
            <w:bottom w:val="none" w:sz="0" w:space="0" w:color="auto"/>
            <w:right w:val="none" w:sz="0" w:space="0" w:color="auto"/>
          </w:divBdr>
        </w:div>
        <w:div w:id="1944070673">
          <w:marLeft w:val="480"/>
          <w:marRight w:val="0"/>
          <w:marTop w:val="0"/>
          <w:marBottom w:val="0"/>
          <w:divBdr>
            <w:top w:val="none" w:sz="0" w:space="0" w:color="auto"/>
            <w:left w:val="none" w:sz="0" w:space="0" w:color="auto"/>
            <w:bottom w:val="none" w:sz="0" w:space="0" w:color="auto"/>
            <w:right w:val="none" w:sz="0" w:space="0" w:color="auto"/>
          </w:divBdr>
        </w:div>
        <w:div w:id="195121158">
          <w:marLeft w:val="480"/>
          <w:marRight w:val="0"/>
          <w:marTop w:val="0"/>
          <w:marBottom w:val="0"/>
          <w:divBdr>
            <w:top w:val="none" w:sz="0" w:space="0" w:color="auto"/>
            <w:left w:val="none" w:sz="0" w:space="0" w:color="auto"/>
            <w:bottom w:val="none" w:sz="0" w:space="0" w:color="auto"/>
            <w:right w:val="none" w:sz="0" w:space="0" w:color="auto"/>
          </w:divBdr>
        </w:div>
        <w:div w:id="168639295">
          <w:marLeft w:val="480"/>
          <w:marRight w:val="0"/>
          <w:marTop w:val="0"/>
          <w:marBottom w:val="0"/>
          <w:divBdr>
            <w:top w:val="none" w:sz="0" w:space="0" w:color="auto"/>
            <w:left w:val="none" w:sz="0" w:space="0" w:color="auto"/>
            <w:bottom w:val="none" w:sz="0" w:space="0" w:color="auto"/>
            <w:right w:val="none" w:sz="0" w:space="0" w:color="auto"/>
          </w:divBdr>
        </w:div>
        <w:div w:id="563612081">
          <w:marLeft w:val="480"/>
          <w:marRight w:val="0"/>
          <w:marTop w:val="0"/>
          <w:marBottom w:val="0"/>
          <w:divBdr>
            <w:top w:val="none" w:sz="0" w:space="0" w:color="auto"/>
            <w:left w:val="none" w:sz="0" w:space="0" w:color="auto"/>
            <w:bottom w:val="none" w:sz="0" w:space="0" w:color="auto"/>
            <w:right w:val="none" w:sz="0" w:space="0" w:color="auto"/>
          </w:divBdr>
        </w:div>
        <w:div w:id="2021658752">
          <w:marLeft w:val="480"/>
          <w:marRight w:val="0"/>
          <w:marTop w:val="0"/>
          <w:marBottom w:val="0"/>
          <w:divBdr>
            <w:top w:val="none" w:sz="0" w:space="0" w:color="auto"/>
            <w:left w:val="none" w:sz="0" w:space="0" w:color="auto"/>
            <w:bottom w:val="none" w:sz="0" w:space="0" w:color="auto"/>
            <w:right w:val="none" w:sz="0" w:space="0" w:color="auto"/>
          </w:divBdr>
        </w:div>
        <w:div w:id="180321682">
          <w:marLeft w:val="480"/>
          <w:marRight w:val="0"/>
          <w:marTop w:val="0"/>
          <w:marBottom w:val="0"/>
          <w:divBdr>
            <w:top w:val="none" w:sz="0" w:space="0" w:color="auto"/>
            <w:left w:val="none" w:sz="0" w:space="0" w:color="auto"/>
            <w:bottom w:val="none" w:sz="0" w:space="0" w:color="auto"/>
            <w:right w:val="none" w:sz="0" w:space="0" w:color="auto"/>
          </w:divBdr>
        </w:div>
        <w:div w:id="1501503851">
          <w:marLeft w:val="480"/>
          <w:marRight w:val="0"/>
          <w:marTop w:val="0"/>
          <w:marBottom w:val="0"/>
          <w:divBdr>
            <w:top w:val="none" w:sz="0" w:space="0" w:color="auto"/>
            <w:left w:val="none" w:sz="0" w:space="0" w:color="auto"/>
            <w:bottom w:val="none" w:sz="0" w:space="0" w:color="auto"/>
            <w:right w:val="none" w:sz="0" w:space="0" w:color="auto"/>
          </w:divBdr>
        </w:div>
        <w:div w:id="431896379">
          <w:marLeft w:val="480"/>
          <w:marRight w:val="0"/>
          <w:marTop w:val="0"/>
          <w:marBottom w:val="0"/>
          <w:divBdr>
            <w:top w:val="none" w:sz="0" w:space="0" w:color="auto"/>
            <w:left w:val="none" w:sz="0" w:space="0" w:color="auto"/>
            <w:bottom w:val="none" w:sz="0" w:space="0" w:color="auto"/>
            <w:right w:val="none" w:sz="0" w:space="0" w:color="auto"/>
          </w:divBdr>
        </w:div>
        <w:div w:id="666791229">
          <w:marLeft w:val="480"/>
          <w:marRight w:val="0"/>
          <w:marTop w:val="0"/>
          <w:marBottom w:val="0"/>
          <w:divBdr>
            <w:top w:val="none" w:sz="0" w:space="0" w:color="auto"/>
            <w:left w:val="none" w:sz="0" w:space="0" w:color="auto"/>
            <w:bottom w:val="none" w:sz="0" w:space="0" w:color="auto"/>
            <w:right w:val="none" w:sz="0" w:space="0" w:color="auto"/>
          </w:divBdr>
        </w:div>
        <w:div w:id="299967288">
          <w:marLeft w:val="480"/>
          <w:marRight w:val="0"/>
          <w:marTop w:val="0"/>
          <w:marBottom w:val="0"/>
          <w:divBdr>
            <w:top w:val="none" w:sz="0" w:space="0" w:color="auto"/>
            <w:left w:val="none" w:sz="0" w:space="0" w:color="auto"/>
            <w:bottom w:val="none" w:sz="0" w:space="0" w:color="auto"/>
            <w:right w:val="none" w:sz="0" w:space="0" w:color="auto"/>
          </w:divBdr>
        </w:div>
        <w:div w:id="983973913">
          <w:marLeft w:val="480"/>
          <w:marRight w:val="0"/>
          <w:marTop w:val="0"/>
          <w:marBottom w:val="0"/>
          <w:divBdr>
            <w:top w:val="none" w:sz="0" w:space="0" w:color="auto"/>
            <w:left w:val="none" w:sz="0" w:space="0" w:color="auto"/>
            <w:bottom w:val="none" w:sz="0" w:space="0" w:color="auto"/>
            <w:right w:val="none" w:sz="0" w:space="0" w:color="auto"/>
          </w:divBdr>
        </w:div>
        <w:div w:id="2111273440">
          <w:marLeft w:val="480"/>
          <w:marRight w:val="0"/>
          <w:marTop w:val="0"/>
          <w:marBottom w:val="0"/>
          <w:divBdr>
            <w:top w:val="none" w:sz="0" w:space="0" w:color="auto"/>
            <w:left w:val="none" w:sz="0" w:space="0" w:color="auto"/>
            <w:bottom w:val="none" w:sz="0" w:space="0" w:color="auto"/>
            <w:right w:val="none" w:sz="0" w:space="0" w:color="auto"/>
          </w:divBdr>
        </w:div>
        <w:div w:id="781916948">
          <w:marLeft w:val="480"/>
          <w:marRight w:val="0"/>
          <w:marTop w:val="0"/>
          <w:marBottom w:val="0"/>
          <w:divBdr>
            <w:top w:val="none" w:sz="0" w:space="0" w:color="auto"/>
            <w:left w:val="none" w:sz="0" w:space="0" w:color="auto"/>
            <w:bottom w:val="none" w:sz="0" w:space="0" w:color="auto"/>
            <w:right w:val="none" w:sz="0" w:space="0" w:color="auto"/>
          </w:divBdr>
        </w:div>
        <w:div w:id="1384795866">
          <w:marLeft w:val="480"/>
          <w:marRight w:val="0"/>
          <w:marTop w:val="0"/>
          <w:marBottom w:val="0"/>
          <w:divBdr>
            <w:top w:val="none" w:sz="0" w:space="0" w:color="auto"/>
            <w:left w:val="none" w:sz="0" w:space="0" w:color="auto"/>
            <w:bottom w:val="none" w:sz="0" w:space="0" w:color="auto"/>
            <w:right w:val="none" w:sz="0" w:space="0" w:color="auto"/>
          </w:divBdr>
        </w:div>
        <w:div w:id="1012491819">
          <w:marLeft w:val="480"/>
          <w:marRight w:val="0"/>
          <w:marTop w:val="0"/>
          <w:marBottom w:val="0"/>
          <w:divBdr>
            <w:top w:val="none" w:sz="0" w:space="0" w:color="auto"/>
            <w:left w:val="none" w:sz="0" w:space="0" w:color="auto"/>
            <w:bottom w:val="none" w:sz="0" w:space="0" w:color="auto"/>
            <w:right w:val="none" w:sz="0" w:space="0" w:color="auto"/>
          </w:divBdr>
        </w:div>
        <w:div w:id="440733792">
          <w:marLeft w:val="480"/>
          <w:marRight w:val="0"/>
          <w:marTop w:val="0"/>
          <w:marBottom w:val="0"/>
          <w:divBdr>
            <w:top w:val="none" w:sz="0" w:space="0" w:color="auto"/>
            <w:left w:val="none" w:sz="0" w:space="0" w:color="auto"/>
            <w:bottom w:val="none" w:sz="0" w:space="0" w:color="auto"/>
            <w:right w:val="none" w:sz="0" w:space="0" w:color="auto"/>
          </w:divBdr>
        </w:div>
        <w:div w:id="1948464119">
          <w:marLeft w:val="480"/>
          <w:marRight w:val="0"/>
          <w:marTop w:val="0"/>
          <w:marBottom w:val="0"/>
          <w:divBdr>
            <w:top w:val="none" w:sz="0" w:space="0" w:color="auto"/>
            <w:left w:val="none" w:sz="0" w:space="0" w:color="auto"/>
            <w:bottom w:val="none" w:sz="0" w:space="0" w:color="auto"/>
            <w:right w:val="none" w:sz="0" w:space="0" w:color="auto"/>
          </w:divBdr>
        </w:div>
        <w:div w:id="1686856872">
          <w:marLeft w:val="480"/>
          <w:marRight w:val="0"/>
          <w:marTop w:val="0"/>
          <w:marBottom w:val="0"/>
          <w:divBdr>
            <w:top w:val="none" w:sz="0" w:space="0" w:color="auto"/>
            <w:left w:val="none" w:sz="0" w:space="0" w:color="auto"/>
            <w:bottom w:val="none" w:sz="0" w:space="0" w:color="auto"/>
            <w:right w:val="none" w:sz="0" w:space="0" w:color="auto"/>
          </w:divBdr>
        </w:div>
        <w:div w:id="984553054">
          <w:marLeft w:val="480"/>
          <w:marRight w:val="0"/>
          <w:marTop w:val="0"/>
          <w:marBottom w:val="0"/>
          <w:divBdr>
            <w:top w:val="none" w:sz="0" w:space="0" w:color="auto"/>
            <w:left w:val="none" w:sz="0" w:space="0" w:color="auto"/>
            <w:bottom w:val="none" w:sz="0" w:space="0" w:color="auto"/>
            <w:right w:val="none" w:sz="0" w:space="0" w:color="auto"/>
          </w:divBdr>
        </w:div>
        <w:div w:id="755831794">
          <w:marLeft w:val="480"/>
          <w:marRight w:val="0"/>
          <w:marTop w:val="0"/>
          <w:marBottom w:val="0"/>
          <w:divBdr>
            <w:top w:val="none" w:sz="0" w:space="0" w:color="auto"/>
            <w:left w:val="none" w:sz="0" w:space="0" w:color="auto"/>
            <w:bottom w:val="none" w:sz="0" w:space="0" w:color="auto"/>
            <w:right w:val="none" w:sz="0" w:space="0" w:color="auto"/>
          </w:divBdr>
        </w:div>
      </w:divsChild>
    </w:div>
    <w:div w:id="1346833514">
      <w:bodyDiv w:val="1"/>
      <w:marLeft w:val="0"/>
      <w:marRight w:val="0"/>
      <w:marTop w:val="0"/>
      <w:marBottom w:val="0"/>
      <w:divBdr>
        <w:top w:val="none" w:sz="0" w:space="0" w:color="auto"/>
        <w:left w:val="none" w:sz="0" w:space="0" w:color="auto"/>
        <w:bottom w:val="none" w:sz="0" w:space="0" w:color="auto"/>
        <w:right w:val="none" w:sz="0" w:space="0" w:color="auto"/>
      </w:divBdr>
    </w:div>
    <w:div w:id="1373073858">
      <w:bodyDiv w:val="1"/>
      <w:marLeft w:val="0"/>
      <w:marRight w:val="0"/>
      <w:marTop w:val="0"/>
      <w:marBottom w:val="0"/>
      <w:divBdr>
        <w:top w:val="none" w:sz="0" w:space="0" w:color="auto"/>
        <w:left w:val="none" w:sz="0" w:space="0" w:color="auto"/>
        <w:bottom w:val="none" w:sz="0" w:space="0" w:color="auto"/>
        <w:right w:val="none" w:sz="0" w:space="0" w:color="auto"/>
      </w:divBdr>
      <w:divsChild>
        <w:div w:id="951861531">
          <w:marLeft w:val="480"/>
          <w:marRight w:val="0"/>
          <w:marTop w:val="0"/>
          <w:marBottom w:val="0"/>
          <w:divBdr>
            <w:top w:val="none" w:sz="0" w:space="0" w:color="auto"/>
            <w:left w:val="none" w:sz="0" w:space="0" w:color="auto"/>
            <w:bottom w:val="none" w:sz="0" w:space="0" w:color="auto"/>
            <w:right w:val="none" w:sz="0" w:space="0" w:color="auto"/>
          </w:divBdr>
        </w:div>
        <w:div w:id="284968254">
          <w:marLeft w:val="480"/>
          <w:marRight w:val="0"/>
          <w:marTop w:val="0"/>
          <w:marBottom w:val="0"/>
          <w:divBdr>
            <w:top w:val="none" w:sz="0" w:space="0" w:color="auto"/>
            <w:left w:val="none" w:sz="0" w:space="0" w:color="auto"/>
            <w:bottom w:val="none" w:sz="0" w:space="0" w:color="auto"/>
            <w:right w:val="none" w:sz="0" w:space="0" w:color="auto"/>
          </w:divBdr>
        </w:div>
        <w:div w:id="1687175313">
          <w:marLeft w:val="480"/>
          <w:marRight w:val="0"/>
          <w:marTop w:val="0"/>
          <w:marBottom w:val="0"/>
          <w:divBdr>
            <w:top w:val="none" w:sz="0" w:space="0" w:color="auto"/>
            <w:left w:val="none" w:sz="0" w:space="0" w:color="auto"/>
            <w:bottom w:val="none" w:sz="0" w:space="0" w:color="auto"/>
            <w:right w:val="none" w:sz="0" w:space="0" w:color="auto"/>
          </w:divBdr>
        </w:div>
        <w:div w:id="700515873">
          <w:marLeft w:val="480"/>
          <w:marRight w:val="0"/>
          <w:marTop w:val="0"/>
          <w:marBottom w:val="0"/>
          <w:divBdr>
            <w:top w:val="none" w:sz="0" w:space="0" w:color="auto"/>
            <w:left w:val="none" w:sz="0" w:space="0" w:color="auto"/>
            <w:bottom w:val="none" w:sz="0" w:space="0" w:color="auto"/>
            <w:right w:val="none" w:sz="0" w:space="0" w:color="auto"/>
          </w:divBdr>
        </w:div>
        <w:div w:id="1708529122">
          <w:marLeft w:val="480"/>
          <w:marRight w:val="0"/>
          <w:marTop w:val="0"/>
          <w:marBottom w:val="0"/>
          <w:divBdr>
            <w:top w:val="none" w:sz="0" w:space="0" w:color="auto"/>
            <w:left w:val="none" w:sz="0" w:space="0" w:color="auto"/>
            <w:bottom w:val="none" w:sz="0" w:space="0" w:color="auto"/>
            <w:right w:val="none" w:sz="0" w:space="0" w:color="auto"/>
          </w:divBdr>
        </w:div>
        <w:div w:id="1889487937">
          <w:marLeft w:val="480"/>
          <w:marRight w:val="0"/>
          <w:marTop w:val="0"/>
          <w:marBottom w:val="0"/>
          <w:divBdr>
            <w:top w:val="none" w:sz="0" w:space="0" w:color="auto"/>
            <w:left w:val="none" w:sz="0" w:space="0" w:color="auto"/>
            <w:bottom w:val="none" w:sz="0" w:space="0" w:color="auto"/>
            <w:right w:val="none" w:sz="0" w:space="0" w:color="auto"/>
          </w:divBdr>
        </w:div>
        <w:div w:id="1295259358">
          <w:marLeft w:val="480"/>
          <w:marRight w:val="0"/>
          <w:marTop w:val="0"/>
          <w:marBottom w:val="0"/>
          <w:divBdr>
            <w:top w:val="none" w:sz="0" w:space="0" w:color="auto"/>
            <w:left w:val="none" w:sz="0" w:space="0" w:color="auto"/>
            <w:bottom w:val="none" w:sz="0" w:space="0" w:color="auto"/>
            <w:right w:val="none" w:sz="0" w:space="0" w:color="auto"/>
          </w:divBdr>
        </w:div>
        <w:div w:id="251202179">
          <w:marLeft w:val="480"/>
          <w:marRight w:val="0"/>
          <w:marTop w:val="0"/>
          <w:marBottom w:val="0"/>
          <w:divBdr>
            <w:top w:val="none" w:sz="0" w:space="0" w:color="auto"/>
            <w:left w:val="none" w:sz="0" w:space="0" w:color="auto"/>
            <w:bottom w:val="none" w:sz="0" w:space="0" w:color="auto"/>
            <w:right w:val="none" w:sz="0" w:space="0" w:color="auto"/>
          </w:divBdr>
        </w:div>
        <w:div w:id="1866870017">
          <w:marLeft w:val="480"/>
          <w:marRight w:val="0"/>
          <w:marTop w:val="0"/>
          <w:marBottom w:val="0"/>
          <w:divBdr>
            <w:top w:val="none" w:sz="0" w:space="0" w:color="auto"/>
            <w:left w:val="none" w:sz="0" w:space="0" w:color="auto"/>
            <w:bottom w:val="none" w:sz="0" w:space="0" w:color="auto"/>
            <w:right w:val="none" w:sz="0" w:space="0" w:color="auto"/>
          </w:divBdr>
        </w:div>
        <w:div w:id="1668554648">
          <w:marLeft w:val="480"/>
          <w:marRight w:val="0"/>
          <w:marTop w:val="0"/>
          <w:marBottom w:val="0"/>
          <w:divBdr>
            <w:top w:val="none" w:sz="0" w:space="0" w:color="auto"/>
            <w:left w:val="none" w:sz="0" w:space="0" w:color="auto"/>
            <w:bottom w:val="none" w:sz="0" w:space="0" w:color="auto"/>
            <w:right w:val="none" w:sz="0" w:space="0" w:color="auto"/>
          </w:divBdr>
        </w:div>
        <w:div w:id="345641150">
          <w:marLeft w:val="480"/>
          <w:marRight w:val="0"/>
          <w:marTop w:val="0"/>
          <w:marBottom w:val="0"/>
          <w:divBdr>
            <w:top w:val="none" w:sz="0" w:space="0" w:color="auto"/>
            <w:left w:val="none" w:sz="0" w:space="0" w:color="auto"/>
            <w:bottom w:val="none" w:sz="0" w:space="0" w:color="auto"/>
            <w:right w:val="none" w:sz="0" w:space="0" w:color="auto"/>
          </w:divBdr>
        </w:div>
        <w:div w:id="1546865589">
          <w:marLeft w:val="480"/>
          <w:marRight w:val="0"/>
          <w:marTop w:val="0"/>
          <w:marBottom w:val="0"/>
          <w:divBdr>
            <w:top w:val="none" w:sz="0" w:space="0" w:color="auto"/>
            <w:left w:val="none" w:sz="0" w:space="0" w:color="auto"/>
            <w:bottom w:val="none" w:sz="0" w:space="0" w:color="auto"/>
            <w:right w:val="none" w:sz="0" w:space="0" w:color="auto"/>
          </w:divBdr>
        </w:div>
        <w:div w:id="1969049304">
          <w:marLeft w:val="480"/>
          <w:marRight w:val="0"/>
          <w:marTop w:val="0"/>
          <w:marBottom w:val="0"/>
          <w:divBdr>
            <w:top w:val="none" w:sz="0" w:space="0" w:color="auto"/>
            <w:left w:val="none" w:sz="0" w:space="0" w:color="auto"/>
            <w:bottom w:val="none" w:sz="0" w:space="0" w:color="auto"/>
            <w:right w:val="none" w:sz="0" w:space="0" w:color="auto"/>
          </w:divBdr>
        </w:div>
        <w:div w:id="986856775">
          <w:marLeft w:val="480"/>
          <w:marRight w:val="0"/>
          <w:marTop w:val="0"/>
          <w:marBottom w:val="0"/>
          <w:divBdr>
            <w:top w:val="none" w:sz="0" w:space="0" w:color="auto"/>
            <w:left w:val="none" w:sz="0" w:space="0" w:color="auto"/>
            <w:bottom w:val="none" w:sz="0" w:space="0" w:color="auto"/>
            <w:right w:val="none" w:sz="0" w:space="0" w:color="auto"/>
          </w:divBdr>
        </w:div>
        <w:div w:id="121970330">
          <w:marLeft w:val="480"/>
          <w:marRight w:val="0"/>
          <w:marTop w:val="0"/>
          <w:marBottom w:val="0"/>
          <w:divBdr>
            <w:top w:val="none" w:sz="0" w:space="0" w:color="auto"/>
            <w:left w:val="none" w:sz="0" w:space="0" w:color="auto"/>
            <w:bottom w:val="none" w:sz="0" w:space="0" w:color="auto"/>
            <w:right w:val="none" w:sz="0" w:space="0" w:color="auto"/>
          </w:divBdr>
        </w:div>
        <w:div w:id="1010791515">
          <w:marLeft w:val="480"/>
          <w:marRight w:val="0"/>
          <w:marTop w:val="0"/>
          <w:marBottom w:val="0"/>
          <w:divBdr>
            <w:top w:val="none" w:sz="0" w:space="0" w:color="auto"/>
            <w:left w:val="none" w:sz="0" w:space="0" w:color="auto"/>
            <w:bottom w:val="none" w:sz="0" w:space="0" w:color="auto"/>
            <w:right w:val="none" w:sz="0" w:space="0" w:color="auto"/>
          </w:divBdr>
        </w:div>
        <w:div w:id="515728721">
          <w:marLeft w:val="480"/>
          <w:marRight w:val="0"/>
          <w:marTop w:val="0"/>
          <w:marBottom w:val="0"/>
          <w:divBdr>
            <w:top w:val="none" w:sz="0" w:space="0" w:color="auto"/>
            <w:left w:val="none" w:sz="0" w:space="0" w:color="auto"/>
            <w:bottom w:val="none" w:sz="0" w:space="0" w:color="auto"/>
            <w:right w:val="none" w:sz="0" w:space="0" w:color="auto"/>
          </w:divBdr>
        </w:div>
        <w:div w:id="140119980">
          <w:marLeft w:val="480"/>
          <w:marRight w:val="0"/>
          <w:marTop w:val="0"/>
          <w:marBottom w:val="0"/>
          <w:divBdr>
            <w:top w:val="none" w:sz="0" w:space="0" w:color="auto"/>
            <w:left w:val="none" w:sz="0" w:space="0" w:color="auto"/>
            <w:bottom w:val="none" w:sz="0" w:space="0" w:color="auto"/>
            <w:right w:val="none" w:sz="0" w:space="0" w:color="auto"/>
          </w:divBdr>
        </w:div>
        <w:div w:id="1048838680">
          <w:marLeft w:val="480"/>
          <w:marRight w:val="0"/>
          <w:marTop w:val="0"/>
          <w:marBottom w:val="0"/>
          <w:divBdr>
            <w:top w:val="none" w:sz="0" w:space="0" w:color="auto"/>
            <w:left w:val="none" w:sz="0" w:space="0" w:color="auto"/>
            <w:bottom w:val="none" w:sz="0" w:space="0" w:color="auto"/>
            <w:right w:val="none" w:sz="0" w:space="0" w:color="auto"/>
          </w:divBdr>
        </w:div>
        <w:div w:id="541209262">
          <w:marLeft w:val="480"/>
          <w:marRight w:val="0"/>
          <w:marTop w:val="0"/>
          <w:marBottom w:val="0"/>
          <w:divBdr>
            <w:top w:val="none" w:sz="0" w:space="0" w:color="auto"/>
            <w:left w:val="none" w:sz="0" w:space="0" w:color="auto"/>
            <w:bottom w:val="none" w:sz="0" w:space="0" w:color="auto"/>
            <w:right w:val="none" w:sz="0" w:space="0" w:color="auto"/>
          </w:divBdr>
        </w:div>
        <w:div w:id="84884587">
          <w:marLeft w:val="480"/>
          <w:marRight w:val="0"/>
          <w:marTop w:val="0"/>
          <w:marBottom w:val="0"/>
          <w:divBdr>
            <w:top w:val="none" w:sz="0" w:space="0" w:color="auto"/>
            <w:left w:val="none" w:sz="0" w:space="0" w:color="auto"/>
            <w:bottom w:val="none" w:sz="0" w:space="0" w:color="auto"/>
            <w:right w:val="none" w:sz="0" w:space="0" w:color="auto"/>
          </w:divBdr>
        </w:div>
        <w:div w:id="103503746">
          <w:marLeft w:val="480"/>
          <w:marRight w:val="0"/>
          <w:marTop w:val="0"/>
          <w:marBottom w:val="0"/>
          <w:divBdr>
            <w:top w:val="none" w:sz="0" w:space="0" w:color="auto"/>
            <w:left w:val="none" w:sz="0" w:space="0" w:color="auto"/>
            <w:bottom w:val="none" w:sz="0" w:space="0" w:color="auto"/>
            <w:right w:val="none" w:sz="0" w:space="0" w:color="auto"/>
          </w:divBdr>
        </w:div>
        <w:div w:id="1609896543">
          <w:marLeft w:val="480"/>
          <w:marRight w:val="0"/>
          <w:marTop w:val="0"/>
          <w:marBottom w:val="0"/>
          <w:divBdr>
            <w:top w:val="none" w:sz="0" w:space="0" w:color="auto"/>
            <w:left w:val="none" w:sz="0" w:space="0" w:color="auto"/>
            <w:bottom w:val="none" w:sz="0" w:space="0" w:color="auto"/>
            <w:right w:val="none" w:sz="0" w:space="0" w:color="auto"/>
          </w:divBdr>
        </w:div>
        <w:div w:id="524176550">
          <w:marLeft w:val="480"/>
          <w:marRight w:val="0"/>
          <w:marTop w:val="0"/>
          <w:marBottom w:val="0"/>
          <w:divBdr>
            <w:top w:val="none" w:sz="0" w:space="0" w:color="auto"/>
            <w:left w:val="none" w:sz="0" w:space="0" w:color="auto"/>
            <w:bottom w:val="none" w:sz="0" w:space="0" w:color="auto"/>
            <w:right w:val="none" w:sz="0" w:space="0" w:color="auto"/>
          </w:divBdr>
        </w:div>
        <w:div w:id="1426925766">
          <w:marLeft w:val="480"/>
          <w:marRight w:val="0"/>
          <w:marTop w:val="0"/>
          <w:marBottom w:val="0"/>
          <w:divBdr>
            <w:top w:val="none" w:sz="0" w:space="0" w:color="auto"/>
            <w:left w:val="none" w:sz="0" w:space="0" w:color="auto"/>
            <w:bottom w:val="none" w:sz="0" w:space="0" w:color="auto"/>
            <w:right w:val="none" w:sz="0" w:space="0" w:color="auto"/>
          </w:divBdr>
        </w:div>
        <w:div w:id="1827745236">
          <w:marLeft w:val="480"/>
          <w:marRight w:val="0"/>
          <w:marTop w:val="0"/>
          <w:marBottom w:val="0"/>
          <w:divBdr>
            <w:top w:val="none" w:sz="0" w:space="0" w:color="auto"/>
            <w:left w:val="none" w:sz="0" w:space="0" w:color="auto"/>
            <w:bottom w:val="none" w:sz="0" w:space="0" w:color="auto"/>
            <w:right w:val="none" w:sz="0" w:space="0" w:color="auto"/>
          </w:divBdr>
        </w:div>
        <w:div w:id="760293395">
          <w:marLeft w:val="480"/>
          <w:marRight w:val="0"/>
          <w:marTop w:val="0"/>
          <w:marBottom w:val="0"/>
          <w:divBdr>
            <w:top w:val="none" w:sz="0" w:space="0" w:color="auto"/>
            <w:left w:val="none" w:sz="0" w:space="0" w:color="auto"/>
            <w:bottom w:val="none" w:sz="0" w:space="0" w:color="auto"/>
            <w:right w:val="none" w:sz="0" w:space="0" w:color="auto"/>
          </w:divBdr>
        </w:div>
        <w:div w:id="200821134">
          <w:marLeft w:val="480"/>
          <w:marRight w:val="0"/>
          <w:marTop w:val="0"/>
          <w:marBottom w:val="0"/>
          <w:divBdr>
            <w:top w:val="none" w:sz="0" w:space="0" w:color="auto"/>
            <w:left w:val="none" w:sz="0" w:space="0" w:color="auto"/>
            <w:bottom w:val="none" w:sz="0" w:space="0" w:color="auto"/>
            <w:right w:val="none" w:sz="0" w:space="0" w:color="auto"/>
          </w:divBdr>
        </w:div>
        <w:div w:id="279412087">
          <w:marLeft w:val="480"/>
          <w:marRight w:val="0"/>
          <w:marTop w:val="0"/>
          <w:marBottom w:val="0"/>
          <w:divBdr>
            <w:top w:val="none" w:sz="0" w:space="0" w:color="auto"/>
            <w:left w:val="none" w:sz="0" w:space="0" w:color="auto"/>
            <w:bottom w:val="none" w:sz="0" w:space="0" w:color="auto"/>
            <w:right w:val="none" w:sz="0" w:space="0" w:color="auto"/>
          </w:divBdr>
        </w:div>
        <w:div w:id="282468314">
          <w:marLeft w:val="480"/>
          <w:marRight w:val="0"/>
          <w:marTop w:val="0"/>
          <w:marBottom w:val="0"/>
          <w:divBdr>
            <w:top w:val="none" w:sz="0" w:space="0" w:color="auto"/>
            <w:left w:val="none" w:sz="0" w:space="0" w:color="auto"/>
            <w:bottom w:val="none" w:sz="0" w:space="0" w:color="auto"/>
            <w:right w:val="none" w:sz="0" w:space="0" w:color="auto"/>
          </w:divBdr>
        </w:div>
        <w:div w:id="746077604">
          <w:marLeft w:val="480"/>
          <w:marRight w:val="0"/>
          <w:marTop w:val="0"/>
          <w:marBottom w:val="0"/>
          <w:divBdr>
            <w:top w:val="none" w:sz="0" w:space="0" w:color="auto"/>
            <w:left w:val="none" w:sz="0" w:space="0" w:color="auto"/>
            <w:bottom w:val="none" w:sz="0" w:space="0" w:color="auto"/>
            <w:right w:val="none" w:sz="0" w:space="0" w:color="auto"/>
          </w:divBdr>
        </w:div>
        <w:div w:id="1538619220">
          <w:marLeft w:val="480"/>
          <w:marRight w:val="0"/>
          <w:marTop w:val="0"/>
          <w:marBottom w:val="0"/>
          <w:divBdr>
            <w:top w:val="none" w:sz="0" w:space="0" w:color="auto"/>
            <w:left w:val="none" w:sz="0" w:space="0" w:color="auto"/>
            <w:bottom w:val="none" w:sz="0" w:space="0" w:color="auto"/>
            <w:right w:val="none" w:sz="0" w:space="0" w:color="auto"/>
          </w:divBdr>
        </w:div>
        <w:div w:id="1834374974">
          <w:marLeft w:val="480"/>
          <w:marRight w:val="0"/>
          <w:marTop w:val="0"/>
          <w:marBottom w:val="0"/>
          <w:divBdr>
            <w:top w:val="none" w:sz="0" w:space="0" w:color="auto"/>
            <w:left w:val="none" w:sz="0" w:space="0" w:color="auto"/>
            <w:bottom w:val="none" w:sz="0" w:space="0" w:color="auto"/>
            <w:right w:val="none" w:sz="0" w:space="0" w:color="auto"/>
          </w:divBdr>
        </w:div>
        <w:div w:id="1196581025">
          <w:marLeft w:val="480"/>
          <w:marRight w:val="0"/>
          <w:marTop w:val="0"/>
          <w:marBottom w:val="0"/>
          <w:divBdr>
            <w:top w:val="none" w:sz="0" w:space="0" w:color="auto"/>
            <w:left w:val="none" w:sz="0" w:space="0" w:color="auto"/>
            <w:bottom w:val="none" w:sz="0" w:space="0" w:color="auto"/>
            <w:right w:val="none" w:sz="0" w:space="0" w:color="auto"/>
          </w:divBdr>
        </w:div>
        <w:div w:id="1303391839">
          <w:marLeft w:val="480"/>
          <w:marRight w:val="0"/>
          <w:marTop w:val="0"/>
          <w:marBottom w:val="0"/>
          <w:divBdr>
            <w:top w:val="none" w:sz="0" w:space="0" w:color="auto"/>
            <w:left w:val="none" w:sz="0" w:space="0" w:color="auto"/>
            <w:bottom w:val="none" w:sz="0" w:space="0" w:color="auto"/>
            <w:right w:val="none" w:sz="0" w:space="0" w:color="auto"/>
          </w:divBdr>
        </w:div>
        <w:div w:id="2106222781">
          <w:marLeft w:val="480"/>
          <w:marRight w:val="0"/>
          <w:marTop w:val="0"/>
          <w:marBottom w:val="0"/>
          <w:divBdr>
            <w:top w:val="none" w:sz="0" w:space="0" w:color="auto"/>
            <w:left w:val="none" w:sz="0" w:space="0" w:color="auto"/>
            <w:bottom w:val="none" w:sz="0" w:space="0" w:color="auto"/>
            <w:right w:val="none" w:sz="0" w:space="0" w:color="auto"/>
          </w:divBdr>
        </w:div>
        <w:div w:id="1994405647">
          <w:marLeft w:val="480"/>
          <w:marRight w:val="0"/>
          <w:marTop w:val="0"/>
          <w:marBottom w:val="0"/>
          <w:divBdr>
            <w:top w:val="none" w:sz="0" w:space="0" w:color="auto"/>
            <w:left w:val="none" w:sz="0" w:space="0" w:color="auto"/>
            <w:bottom w:val="none" w:sz="0" w:space="0" w:color="auto"/>
            <w:right w:val="none" w:sz="0" w:space="0" w:color="auto"/>
          </w:divBdr>
        </w:div>
        <w:div w:id="1168055569">
          <w:marLeft w:val="480"/>
          <w:marRight w:val="0"/>
          <w:marTop w:val="0"/>
          <w:marBottom w:val="0"/>
          <w:divBdr>
            <w:top w:val="none" w:sz="0" w:space="0" w:color="auto"/>
            <w:left w:val="none" w:sz="0" w:space="0" w:color="auto"/>
            <w:bottom w:val="none" w:sz="0" w:space="0" w:color="auto"/>
            <w:right w:val="none" w:sz="0" w:space="0" w:color="auto"/>
          </w:divBdr>
        </w:div>
        <w:div w:id="796219241">
          <w:marLeft w:val="480"/>
          <w:marRight w:val="0"/>
          <w:marTop w:val="0"/>
          <w:marBottom w:val="0"/>
          <w:divBdr>
            <w:top w:val="none" w:sz="0" w:space="0" w:color="auto"/>
            <w:left w:val="none" w:sz="0" w:space="0" w:color="auto"/>
            <w:bottom w:val="none" w:sz="0" w:space="0" w:color="auto"/>
            <w:right w:val="none" w:sz="0" w:space="0" w:color="auto"/>
          </w:divBdr>
        </w:div>
        <w:div w:id="1102336876">
          <w:marLeft w:val="480"/>
          <w:marRight w:val="0"/>
          <w:marTop w:val="0"/>
          <w:marBottom w:val="0"/>
          <w:divBdr>
            <w:top w:val="none" w:sz="0" w:space="0" w:color="auto"/>
            <w:left w:val="none" w:sz="0" w:space="0" w:color="auto"/>
            <w:bottom w:val="none" w:sz="0" w:space="0" w:color="auto"/>
            <w:right w:val="none" w:sz="0" w:space="0" w:color="auto"/>
          </w:divBdr>
        </w:div>
        <w:div w:id="119538006">
          <w:marLeft w:val="480"/>
          <w:marRight w:val="0"/>
          <w:marTop w:val="0"/>
          <w:marBottom w:val="0"/>
          <w:divBdr>
            <w:top w:val="none" w:sz="0" w:space="0" w:color="auto"/>
            <w:left w:val="none" w:sz="0" w:space="0" w:color="auto"/>
            <w:bottom w:val="none" w:sz="0" w:space="0" w:color="auto"/>
            <w:right w:val="none" w:sz="0" w:space="0" w:color="auto"/>
          </w:divBdr>
        </w:div>
        <w:div w:id="1766613780">
          <w:marLeft w:val="480"/>
          <w:marRight w:val="0"/>
          <w:marTop w:val="0"/>
          <w:marBottom w:val="0"/>
          <w:divBdr>
            <w:top w:val="none" w:sz="0" w:space="0" w:color="auto"/>
            <w:left w:val="none" w:sz="0" w:space="0" w:color="auto"/>
            <w:bottom w:val="none" w:sz="0" w:space="0" w:color="auto"/>
            <w:right w:val="none" w:sz="0" w:space="0" w:color="auto"/>
          </w:divBdr>
        </w:div>
        <w:div w:id="908153560">
          <w:marLeft w:val="480"/>
          <w:marRight w:val="0"/>
          <w:marTop w:val="0"/>
          <w:marBottom w:val="0"/>
          <w:divBdr>
            <w:top w:val="none" w:sz="0" w:space="0" w:color="auto"/>
            <w:left w:val="none" w:sz="0" w:space="0" w:color="auto"/>
            <w:bottom w:val="none" w:sz="0" w:space="0" w:color="auto"/>
            <w:right w:val="none" w:sz="0" w:space="0" w:color="auto"/>
          </w:divBdr>
        </w:div>
        <w:div w:id="283778856">
          <w:marLeft w:val="480"/>
          <w:marRight w:val="0"/>
          <w:marTop w:val="0"/>
          <w:marBottom w:val="0"/>
          <w:divBdr>
            <w:top w:val="none" w:sz="0" w:space="0" w:color="auto"/>
            <w:left w:val="none" w:sz="0" w:space="0" w:color="auto"/>
            <w:bottom w:val="none" w:sz="0" w:space="0" w:color="auto"/>
            <w:right w:val="none" w:sz="0" w:space="0" w:color="auto"/>
          </w:divBdr>
        </w:div>
        <w:div w:id="1415322091">
          <w:marLeft w:val="480"/>
          <w:marRight w:val="0"/>
          <w:marTop w:val="0"/>
          <w:marBottom w:val="0"/>
          <w:divBdr>
            <w:top w:val="none" w:sz="0" w:space="0" w:color="auto"/>
            <w:left w:val="none" w:sz="0" w:space="0" w:color="auto"/>
            <w:bottom w:val="none" w:sz="0" w:space="0" w:color="auto"/>
            <w:right w:val="none" w:sz="0" w:space="0" w:color="auto"/>
          </w:divBdr>
        </w:div>
      </w:divsChild>
    </w:div>
    <w:div w:id="1381975621">
      <w:bodyDiv w:val="1"/>
      <w:marLeft w:val="0"/>
      <w:marRight w:val="0"/>
      <w:marTop w:val="0"/>
      <w:marBottom w:val="0"/>
      <w:divBdr>
        <w:top w:val="none" w:sz="0" w:space="0" w:color="auto"/>
        <w:left w:val="none" w:sz="0" w:space="0" w:color="auto"/>
        <w:bottom w:val="none" w:sz="0" w:space="0" w:color="auto"/>
        <w:right w:val="none" w:sz="0" w:space="0" w:color="auto"/>
      </w:divBdr>
      <w:divsChild>
        <w:div w:id="1350139652">
          <w:marLeft w:val="480"/>
          <w:marRight w:val="0"/>
          <w:marTop w:val="0"/>
          <w:marBottom w:val="0"/>
          <w:divBdr>
            <w:top w:val="none" w:sz="0" w:space="0" w:color="auto"/>
            <w:left w:val="none" w:sz="0" w:space="0" w:color="auto"/>
            <w:bottom w:val="none" w:sz="0" w:space="0" w:color="auto"/>
            <w:right w:val="none" w:sz="0" w:space="0" w:color="auto"/>
          </w:divBdr>
        </w:div>
        <w:div w:id="1732774314">
          <w:marLeft w:val="480"/>
          <w:marRight w:val="0"/>
          <w:marTop w:val="0"/>
          <w:marBottom w:val="0"/>
          <w:divBdr>
            <w:top w:val="none" w:sz="0" w:space="0" w:color="auto"/>
            <w:left w:val="none" w:sz="0" w:space="0" w:color="auto"/>
            <w:bottom w:val="none" w:sz="0" w:space="0" w:color="auto"/>
            <w:right w:val="none" w:sz="0" w:space="0" w:color="auto"/>
          </w:divBdr>
        </w:div>
        <w:div w:id="672033266">
          <w:marLeft w:val="480"/>
          <w:marRight w:val="0"/>
          <w:marTop w:val="0"/>
          <w:marBottom w:val="0"/>
          <w:divBdr>
            <w:top w:val="none" w:sz="0" w:space="0" w:color="auto"/>
            <w:left w:val="none" w:sz="0" w:space="0" w:color="auto"/>
            <w:bottom w:val="none" w:sz="0" w:space="0" w:color="auto"/>
            <w:right w:val="none" w:sz="0" w:space="0" w:color="auto"/>
          </w:divBdr>
        </w:div>
        <w:div w:id="90902590">
          <w:marLeft w:val="480"/>
          <w:marRight w:val="0"/>
          <w:marTop w:val="0"/>
          <w:marBottom w:val="0"/>
          <w:divBdr>
            <w:top w:val="none" w:sz="0" w:space="0" w:color="auto"/>
            <w:left w:val="none" w:sz="0" w:space="0" w:color="auto"/>
            <w:bottom w:val="none" w:sz="0" w:space="0" w:color="auto"/>
            <w:right w:val="none" w:sz="0" w:space="0" w:color="auto"/>
          </w:divBdr>
        </w:div>
        <w:div w:id="1703241632">
          <w:marLeft w:val="480"/>
          <w:marRight w:val="0"/>
          <w:marTop w:val="0"/>
          <w:marBottom w:val="0"/>
          <w:divBdr>
            <w:top w:val="none" w:sz="0" w:space="0" w:color="auto"/>
            <w:left w:val="none" w:sz="0" w:space="0" w:color="auto"/>
            <w:bottom w:val="none" w:sz="0" w:space="0" w:color="auto"/>
            <w:right w:val="none" w:sz="0" w:space="0" w:color="auto"/>
          </w:divBdr>
        </w:div>
        <w:div w:id="183717981">
          <w:marLeft w:val="480"/>
          <w:marRight w:val="0"/>
          <w:marTop w:val="0"/>
          <w:marBottom w:val="0"/>
          <w:divBdr>
            <w:top w:val="none" w:sz="0" w:space="0" w:color="auto"/>
            <w:left w:val="none" w:sz="0" w:space="0" w:color="auto"/>
            <w:bottom w:val="none" w:sz="0" w:space="0" w:color="auto"/>
            <w:right w:val="none" w:sz="0" w:space="0" w:color="auto"/>
          </w:divBdr>
        </w:div>
        <w:div w:id="1897542911">
          <w:marLeft w:val="480"/>
          <w:marRight w:val="0"/>
          <w:marTop w:val="0"/>
          <w:marBottom w:val="0"/>
          <w:divBdr>
            <w:top w:val="none" w:sz="0" w:space="0" w:color="auto"/>
            <w:left w:val="none" w:sz="0" w:space="0" w:color="auto"/>
            <w:bottom w:val="none" w:sz="0" w:space="0" w:color="auto"/>
            <w:right w:val="none" w:sz="0" w:space="0" w:color="auto"/>
          </w:divBdr>
        </w:div>
        <w:div w:id="390084473">
          <w:marLeft w:val="480"/>
          <w:marRight w:val="0"/>
          <w:marTop w:val="0"/>
          <w:marBottom w:val="0"/>
          <w:divBdr>
            <w:top w:val="none" w:sz="0" w:space="0" w:color="auto"/>
            <w:left w:val="none" w:sz="0" w:space="0" w:color="auto"/>
            <w:bottom w:val="none" w:sz="0" w:space="0" w:color="auto"/>
            <w:right w:val="none" w:sz="0" w:space="0" w:color="auto"/>
          </w:divBdr>
        </w:div>
        <w:div w:id="909190901">
          <w:marLeft w:val="480"/>
          <w:marRight w:val="0"/>
          <w:marTop w:val="0"/>
          <w:marBottom w:val="0"/>
          <w:divBdr>
            <w:top w:val="none" w:sz="0" w:space="0" w:color="auto"/>
            <w:left w:val="none" w:sz="0" w:space="0" w:color="auto"/>
            <w:bottom w:val="none" w:sz="0" w:space="0" w:color="auto"/>
            <w:right w:val="none" w:sz="0" w:space="0" w:color="auto"/>
          </w:divBdr>
        </w:div>
        <w:div w:id="1303392180">
          <w:marLeft w:val="480"/>
          <w:marRight w:val="0"/>
          <w:marTop w:val="0"/>
          <w:marBottom w:val="0"/>
          <w:divBdr>
            <w:top w:val="none" w:sz="0" w:space="0" w:color="auto"/>
            <w:left w:val="none" w:sz="0" w:space="0" w:color="auto"/>
            <w:bottom w:val="none" w:sz="0" w:space="0" w:color="auto"/>
            <w:right w:val="none" w:sz="0" w:space="0" w:color="auto"/>
          </w:divBdr>
        </w:div>
        <w:div w:id="646934603">
          <w:marLeft w:val="480"/>
          <w:marRight w:val="0"/>
          <w:marTop w:val="0"/>
          <w:marBottom w:val="0"/>
          <w:divBdr>
            <w:top w:val="none" w:sz="0" w:space="0" w:color="auto"/>
            <w:left w:val="none" w:sz="0" w:space="0" w:color="auto"/>
            <w:bottom w:val="none" w:sz="0" w:space="0" w:color="auto"/>
            <w:right w:val="none" w:sz="0" w:space="0" w:color="auto"/>
          </w:divBdr>
        </w:div>
        <w:div w:id="1936085637">
          <w:marLeft w:val="480"/>
          <w:marRight w:val="0"/>
          <w:marTop w:val="0"/>
          <w:marBottom w:val="0"/>
          <w:divBdr>
            <w:top w:val="none" w:sz="0" w:space="0" w:color="auto"/>
            <w:left w:val="none" w:sz="0" w:space="0" w:color="auto"/>
            <w:bottom w:val="none" w:sz="0" w:space="0" w:color="auto"/>
            <w:right w:val="none" w:sz="0" w:space="0" w:color="auto"/>
          </w:divBdr>
        </w:div>
        <w:div w:id="888804668">
          <w:marLeft w:val="480"/>
          <w:marRight w:val="0"/>
          <w:marTop w:val="0"/>
          <w:marBottom w:val="0"/>
          <w:divBdr>
            <w:top w:val="none" w:sz="0" w:space="0" w:color="auto"/>
            <w:left w:val="none" w:sz="0" w:space="0" w:color="auto"/>
            <w:bottom w:val="none" w:sz="0" w:space="0" w:color="auto"/>
            <w:right w:val="none" w:sz="0" w:space="0" w:color="auto"/>
          </w:divBdr>
        </w:div>
        <w:div w:id="615908318">
          <w:marLeft w:val="480"/>
          <w:marRight w:val="0"/>
          <w:marTop w:val="0"/>
          <w:marBottom w:val="0"/>
          <w:divBdr>
            <w:top w:val="none" w:sz="0" w:space="0" w:color="auto"/>
            <w:left w:val="none" w:sz="0" w:space="0" w:color="auto"/>
            <w:bottom w:val="none" w:sz="0" w:space="0" w:color="auto"/>
            <w:right w:val="none" w:sz="0" w:space="0" w:color="auto"/>
          </w:divBdr>
        </w:div>
        <w:div w:id="1380010452">
          <w:marLeft w:val="480"/>
          <w:marRight w:val="0"/>
          <w:marTop w:val="0"/>
          <w:marBottom w:val="0"/>
          <w:divBdr>
            <w:top w:val="none" w:sz="0" w:space="0" w:color="auto"/>
            <w:left w:val="none" w:sz="0" w:space="0" w:color="auto"/>
            <w:bottom w:val="none" w:sz="0" w:space="0" w:color="auto"/>
            <w:right w:val="none" w:sz="0" w:space="0" w:color="auto"/>
          </w:divBdr>
        </w:div>
        <w:div w:id="1870338919">
          <w:marLeft w:val="480"/>
          <w:marRight w:val="0"/>
          <w:marTop w:val="0"/>
          <w:marBottom w:val="0"/>
          <w:divBdr>
            <w:top w:val="none" w:sz="0" w:space="0" w:color="auto"/>
            <w:left w:val="none" w:sz="0" w:space="0" w:color="auto"/>
            <w:bottom w:val="none" w:sz="0" w:space="0" w:color="auto"/>
            <w:right w:val="none" w:sz="0" w:space="0" w:color="auto"/>
          </w:divBdr>
        </w:div>
        <w:div w:id="1704286668">
          <w:marLeft w:val="480"/>
          <w:marRight w:val="0"/>
          <w:marTop w:val="0"/>
          <w:marBottom w:val="0"/>
          <w:divBdr>
            <w:top w:val="none" w:sz="0" w:space="0" w:color="auto"/>
            <w:left w:val="none" w:sz="0" w:space="0" w:color="auto"/>
            <w:bottom w:val="none" w:sz="0" w:space="0" w:color="auto"/>
            <w:right w:val="none" w:sz="0" w:space="0" w:color="auto"/>
          </w:divBdr>
        </w:div>
        <w:div w:id="1496651028">
          <w:marLeft w:val="480"/>
          <w:marRight w:val="0"/>
          <w:marTop w:val="0"/>
          <w:marBottom w:val="0"/>
          <w:divBdr>
            <w:top w:val="none" w:sz="0" w:space="0" w:color="auto"/>
            <w:left w:val="none" w:sz="0" w:space="0" w:color="auto"/>
            <w:bottom w:val="none" w:sz="0" w:space="0" w:color="auto"/>
            <w:right w:val="none" w:sz="0" w:space="0" w:color="auto"/>
          </w:divBdr>
        </w:div>
        <w:div w:id="1749379422">
          <w:marLeft w:val="480"/>
          <w:marRight w:val="0"/>
          <w:marTop w:val="0"/>
          <w:marBottom w:val="0"/>
          <w:divBdr>
            <w:top w:val="none" w:sz="0" w:space="0" w:color="auto"/>
            <w:left w:val="none" w:sz="0" w:space="0" w:color="auto"/>
            <w:bottom w:val="none" w:sz="0" w:space="0" w:color="auto"/>
            <w:right w:val="none" w:sz="0" w:space="0" w:color="auto"/>
          </w:divBdr>
        </w:div>
        <w:div w:id="695159558">
          <w:marLeft w:val="480"/>
          <w:marRight w:val="0"/>
          <w:marTop w:val="0"/>
          <w:marBottom w:val="0"/>
          <w:divBdr>
            <w:top w:val="none" w:sz="0" w:space="0" w:color="auto"/>
            <w:left w:val="none" w:sz="0" w:space="0" w:color="auto"/>
            <w:bottom w:val="none" w:sz="0" w:space="0" w:color="auto"/>
            <w:right w:val="none" w:sz="0" w:space="0" w:color="auto"/>
          </w:divBdr>
        </w:div>
        <w:div w:id="1749884595">
          <w:marLeft w:val="480"/>
          <w:marRight w:val="0"/>
          <w:marTop w:val="0"/>
          <w:marBottom w:val="0"/>
          <w:divBdr>
            <w:top w:val="none" w:sz="0" w:space="0" w:color="auto"/>
            <w:left w:val="none" w:sz="0" w:space="0" w:color="auto"/>
            <w:bottom w:val="none" w:sz="0" w:space="0" w:color="auto"/>
            <w:right w:val="none" w:sz="0" w:space="0" w:color="auto"/>
          </w:divBdr>
        </w:div>
        <w:div w:id="666710284">
          <w:marLeft w:val="480"/>
          <w:marRight w:val="0"/>
          <w:marTop w:val="0"/>
          <w:marBottom w:val="0"/>
          <w:divBdr>
            <w:top w:val="none" w:sz="0" w:space="0" w:color="auto"/>
            <w:left w:val="none" w:sz="0" w:space="0" w:color="auto"/>
            <w:bottom w:val="none" w:sz="0" w:space="0" w:color="auto"/>
            <w:right w:val="none" w:sz="0" w:space="0" w:color="auto"/>
          </w:divBdr>
        </w:div>
        <w:div w:id="1900089738">
          <w:marLeft w:val="480"/>
          <w:marRight w:val="0"/>
          <w:marTop w:val="0"/>
          <w:marBottom w:val="0"/>
          <w:divBdr>
            <w:top w:val="none" w:sz="0" w:space="0" w:color="auto"/>
            <w:left w:val="none" w:sz="0" w:space="0" w:color="auto"/>
            <w:bottom w:val="none" w:sz="0" w:space="0" w:color="auto"/>
            <w:right w:val="none" w:sz="0" w:space="0" w:color="auto"/>
          </w:divBdr>
        </w:div>
        <w:div w:id="1834179084">
          <w:marLeft w:val="480"/>
          <w:marRight w:val="0"/>
          <w:marTop w:val="0"/>
          <w:marBottom w:val="0"/>
          <w:divBdr>
            <w:top w:val="none" w:sz="0" w:space="0" w:color="auto"/>
            <w:left w:val="none" w:sz="0" w:space="0" w:color="auto"/>
            <w:bottom w:val="none" w:sz="0" w:space="0" w:color="auto"/>
            <w:right w:val="none" w:sz="0" w:space="0" w:color="auto"/>
          </w:divBdr>
        </w:div>
        <w:div w:id="876891196">
          <w:marLeft w:val="480"/>
          <w:marRight w:val="0"/>
          <w:marTop w:val="0"/>
          <w:marBottom w:val="0"/>
          <w:divBdr>
            <w:top w:val="none" w:sz="0" w:space="0" w:color="auto"/>
            <w:left w:val="none" w:sz="0" w:space="0" w:color="auto"/>
            <w:bottom w:val="none" w:sz="0" w:space="0" w:color="auto"/>
            <w:right w:val="none" w:sz="0" w:space="0" w:color="auto"/>
          </w:divBdr>
        </w:div>
        <w:div w:id="1836336804">
          <w:marLeft w:val="480"/>
          <w:marRight w:val="0"/>
          <w:marTop w:val="0"/>
          <w:marBottom w:val="0"/>
          <w:divBdr>
            <w:top w:val="none" w:sz="0" w:space="0" w:color="auto"/>
            <w:left w:val="none" w:sz="0" w:space="0" w:color="auto"/>
            <w:bottom w:val="none" w:sz="0" w:space="0" w:color="auto"/>
            <w:right w:val="none" w:sz="0" w:space="0" w:color="auto"/>
          </w:divBdr>
        </w:div>
        <w:div w:id="769275970">
          <w:marLeft w:val="480"/>
          <w:marRight w:val="0"/>
          <w:marTop w:val="0"/>
          <w:marBottom w:val="0"/>
          <w:divBdr>
            <w:top w:val="none" w:sz="0" w:space="0" w:color="auto"/>
            <w:left w:val="none" w:sz="0" w:space="0" w:color="auto"/>
            <w:bottom w:val="none" w:sz="0" w:space="0" w:color="auto"/>
            <w:right w:val="none" w:sz="0" w:space="0" w:color="auto"/>
          </w:divBdr>
        </w:div>
        <w:div w:id="1251348638">
          <w:marLeft w:val="480"/>
          <w:marRight w:val="0"/>
          <w:marTop w:val="0"/>
          <w:marBottom w:val="0"/>
          <w:divBdr>
            <w:top w:val="none" w:sz="0" w:space="0" w:color="auto"/>
            <w:left w:val="none" w:sz="0" w:space="0" w:color="auto"/>
            <w:bottom w:val="none" w:sz="0" w:space="0" w:color="auto"/>
            <w:right w:val="none" w:sz="0" w:space="0" w:color="auto"/>
          </w:divBdr>
        </w:div>
        <w:div w:id="1536192106">
          <w:marLeft w:val="480"/>
          <w:marRight w:val="0"/>
          <w:marTop w:val="0"/>
          <w:marBottom w:val="0"/>
          <w:divBdr>
            <w:top w:val="none" w:sz="0" w:space="0" w:color="auto"/>
            <w:left w:val="none" w:sz="0" w:space="0" w:color="auto"/>
            <w:bottom w:val="none" w:sz="0" w:space="0" w:color="auto"/>
            <w:right w:val="none" w:sz="0" w:space="0" w:color="auto"/>
          </w:divBdr>
        </w:div>
        <w:div w:id="298539199">
          <w:marLeft w:val="480"/>
          <w:marRight w:val="0"/>
          <w:marTop w:val="0"/>
          <w:marBottom w:val="0"/>
          <w:divBdr>
            <w:top w:val="none" w:sz="0" w:space="0" w:color="auto"/>
            <w:left w:val="none" w:sz="0" w:space="0" w:color="auto"/>
            <w:bottom w:val="none" w:sz="0" w:space="0" w:color="auto"/>
            <w:right w:val="none" w:sz="0" w:space="0" w:color="auto"/>
          </w:divBdr>
        </w:div>
        <w:div w:id="1192643127">
          <w:marLeft w:val="480"/>
          <w:marRight w:val="0"/>
          <w:marTop w:val="0"/>
          <w:marBottom w:val="0"/>
          <w:divBdr>
            <w:top w:val="none" w:sz="0" w:space="0" w:color="auto"/>
            <w:left w:val="none" w:sz="0" w:space="0" w:color="auto"/>
            <w:bottom w:val="none" w:sz="0" w:space="0" w:color="auto"/>
            <w:right w:val="none" w:sz="0" w:space="0" w:color="auto"/>
          </w:divBdr>
        </w:div>
        <w:div w:id="533883106">
          <w:marLeft w:val="480"/>
          <w:marRight w:val="0"/>
          <w:marTop w:val="0"/>
          <w:marBottom w:val="0"/>
          <w:divBdr>
            <w:top w:val="none" w:sz="0" w:space="0" w:color="auto"/>
            <w:left w:val="none" w:sz="0" w:space="0" w:color="auto"/>
            <w:bottom w:val="none" w:sz="0" w:space="0" w:color="auto"/>
            <w:right w:val="none" w:sz="0" w:space="0" w:color="auto"/>
          </w:divBdr>
        </w:div>
        <w:div w:id="1929608443">
          <w:marLeft w:val="480"/>
          <w:marRight w:val="0"/>
          <w:marTop w:val="0"/>
          <w:marBottom w:val="0"/>
          <w:divBdr>
            <w:top w:val="none" w:sz="0" w:space="0" w:color="auto"/>
            <w:left w:val="none" w:sz="0" w:space="0" w:color="auto"/>
            <w:bottom w:val="none" w:sz="0" w:space="0" w:color="auto"/>
            <w:right w:val="none" w:sz="0" w:space="0" w:color="auto"/>
          </w:divBdr>
        </w:div>
        <w:div w:id="371733482">
          <w:marLeft w:val="480"/>
          <w:marRight w:val="0"/>
          <w:marTop w:val="0"/>
          <w:marBottom w:val="0"/>
          <w:divBdr>
            <w:top w:val="none" w:sz="0" w:space="0" w:color="auto"/>
            <w:left w:val="none" w:sz="0" w:space="0" w:color="auto"/>
            <w:bottom w:val="none" w:sz="0" w:space="0" w:color="auto"/>
            <w:right w:val="none" w:sz="0" w:space="0" w:color="auto"/>
          </w:divBdr>
        </w:div>
        <w:div w:id="1848670820">
          <w:marLeft w:val="480"/>
          <w:marRight w:val="0"/>
          <w:marTop w:val="0"/>
          <w:marBottom w:val="0"/>
          <w:divBdr>
            <w:top w:val="none" w:sz="0" w:space="0" w:color="auto"/>
            <w:left w:val="none" w:sz="0" w:space="0" w:color="auto"/>
            <w:bottom w:val="none" w:sz="0" w:space="0" w:color="auto"/>
            <w:right w:val="none" w:sz="0" w:space="0" w:color="auto"/>
          </w:divBdr>
        </w:div>
        <w:div w:id="38168794">
          <w:marLeft w:val="480"/>
          <w:marRight w:val="0"/>
          <w:marTop w:val="0"/>
          <w:marBottom w:val="0"/>
          <w:divBdr>
            <w:top w:val="none" w:sz="0" w:space="0" w:color="auto"/>
            <w:left w:val="none" w:sz="0" w:space="0" w:color="auto"/>
            <w:bottom w:val="none" w:sz="0" w:space="0" w:color="auto"/>
            <w:right w:val="none" w:sz="0" w:space="0" w:color="auto"/>
          </w:divBdr>
        </w:div>
        <w:div w:id="1996258608">
          <w:marLeft w:val="480"/>
          <w:marRight w:val="0"/>
          <w:marTop w:val="0"/>
          <w:marBottom w:val="0"/>
          <w:divBdr>
            <w:top w:val="none" w:sz="0" w:space="0" w:color="auto"/>
            <w:left w:val="none" w:sz="0" w:space="0" w:color="auto"/>
            <w:bottom w:val="none" w:sz="0" w:space="0" w:color="auto"/>
            <w:right w:val="none" w:sz="0" w:space="0" w:color="auto"/>
          </w:divBdr>
        </w:div>
        <w:div w:id="1813789259">
          <w:marLeft w:val="480"/>
          <w:marRight w:val="0"/>
          <w:marTop w:val="0"/>
          <w:marBottom w:val="0"/>
          <w:divBdr>
            <w:top w:val="none" w:sz="0" w:space="0" w:color="auto"/>
            <w:left w:val="none" w:sz="0" w:space="0" w:color="auto"/>
            <w:bottom w:val="none" w:sz="0" w:space="0" w:color="auto"/>
            <w:right w:val="none" w:sz="0" w:space="0" w:color="auto"/>
          </w:divBdr>
        </w:div>
        <w:div w:id="67777214">
          <w:marLeft w:val="480"/>
          <w:marRight w:val="0"/>
          <w:marTop w:val="0"/>
          <w:marBottom w:val="0"/>
          <w:divBdr>
            <w:top w:val="none" w:sz="0" w:space="0" w:color="auto"/>
            <w:left w:val="none" w:sz="0" w:space="0" w:color="auto"/>
            <w:bottom w:val="none" w:sz="0" w:space="0" w:color="auto"/>
            <w:right w:val="none" w:sz="0" w:space="0" w:color="auto"/>
          </w:divBdr>
        </w:div>
        <w:div w:id="23410839">
          <w:marLeft w:val="480"/>
          <w:marRight w:val="0"/>
          <w:marTop w:val="0"/>
          <w:marBottom w:val="0"/>
          <w:divBdr>
            <w:top w:val="none" w:sz="0" w:space="0" w:color="auto"/>
            <w:left w:val="none" w:sz="0" w:space="0" w:color="auto"/>
            <w:bottom w:val="none" w:sz="0" w:space="0" w:color="auto"/>
            <w:right w:val="none" w:sz="0" w:space="0" w:color="auto"/>
          </w:divBdr>
        </w:div>
        <w:div w:id="1672025293">
          <w:marLeft w:val="480"/>
          <w:marRight w:val="0"/>
          <w:marTop w:val="0"/>
          <w:marBottom w:val="0"/>
          <w:divBdr>
            <w:top w:val="none" w:sz="0" w:space="0" w:color="auto"/>
            <w:left w:val="none" w:sz="0" w:space="0" w:color="auto"/>
            <w:bottom w:val="none" w:sz="0" w:space="0" w:color="auto"/>
            <w:right w:val="none" w:sz="0" w:space="0" w:color="auto"/>
          </w:divBdr>
        </w:div>
        <w:div w:id="1545871491">
          <w:marLeft w:val="480"/>
          <w:marRight w:val="0"/>
          <w:marTop w:val="0"/>
          <w:marBottom w:val="0"/>
          <w:divBdr>
            <w:top w:val="none" w:sz="0" w:space="0" w:color="auto"/>
            <w:left w:val="none" w:sz="0" w:space="0" w:color="auto"/>
            <w:bottom w:val="none" w:sz="0" w:space="0" w:color="auto"/>
            <w:right w:val="none" w:sz="0" w:space="0" w:color="auto"/>
          </w:divBdr>
        </w:div>
        <w:div w:id="1431388788">
          <w:marLeft w:val="480"/>
          <w:marRight w:val="0"/>
          <w:marTop w:val="0"/>
          <w:marBottom w:val="0"/>
          <w:divBdr>
            <w:top w:val="none" w:sz="0" w:space="0" w:color="auto"/>
            <w:left w:val="none" w:sz="0" w:space="0" w:color="auto"/>
            <w:bottom w:val="none" w:sz="0" w:space="0" w:color="auto"/>
            <w:right w:val="none" w:sz="0" w:space="0" w:color="auto"/>
          </w:divBdr>
        </w:div>
        <w:div w:id="1385833148">
          <w:marLeft w:val="480"/>
          <w:marRight w:val="0"/>
          <w:marTop w:val="0"/>
          <w:marBottom w:val="0"/>
          <w:divBdr>
            <w:top w:val="none" w:sz="0" w:space="0" w:color="auto"/>
            <w:left w:val="none" w:sz="0" w:space="0" w:color="auto"/>
            <w:bottom w:val="none" w:sz="0" w:space="0" w:color="auto"/>
            <w:right w:val="none" w:sz="0" w:space="0" w:color="auto"/>
          </w:divBdr>
        </w:div>
        <w:div w:id="1298030033">
          <w:marLeft w:val="480"/>
          <w:marRight w:val="0"/>
          <w:marTop w:val="0"/>
          <w:marBottom w:val="0"/>
          <w:divBdr>
            <w:top w:val="none" w:sz="0" w:space="0" w:color="auto"/>
            <w:left w:val="none" w:sz="0" w:space="0" w:color="auto"/>
            <w:bottom w:val="none" w:sz="0" w:space="0" w:color="auto"/>
            <w:right w:val="none" w:sz="0" w:space="0" w:color="auto"/>
          </w:divBdr>
        </w:div>
      </w:divsChild>
    </w:div>
    <w:div w:id="1456220158">
      <w:bodyDiv w:val="1"/>
      <w:marLeft w:val="0"/>
      <w:marRight w:val="0"/>
      <w:marTop w:val="0"/>
      <w:marBottom w:val="0"/>
      <w:divBdr>
        <w:top w:val="none" w:sz="0" w:space="0" w:color="auto"/>
        <w:left w:val="none" w:sz="0" w:space="0" w:color="auto"/>
        <w:bottom w:val="none" w:sz="0" w:space="0" w:color="auto"/>
        <w:right w:val="none" w:sz="0" w:space="0" w:color="auto"/>
      </w:divBdr>
    </w:div>
    <w:div w:id="1537354038">
      <w:bodyDiv w:val="1"/>
      <w:marLeft w:val="0"/>
      <w:marRight w:val="0"/>
      <w:marTop w:val="0"/>
      <w:marBottom w:val="0"/>
      <w:divBdr>
        <w:top w:val="none" w:sz="0" w:space="0" w:color="auto"/>
        <w:left w:val="none" w:sz="0" w:space="0" w:color="auto"/>
        <w:bottom w:val="none" w:sz="0" w:space="0" w:color="auto"/>
        <w:right w:val="none" w:sz="0" w:space="0" w:color="auto"/>
      </w:divBdr>
    </w:div>
    <w:div w:id="1560287724">
      <w:bodyDiv w:val="1"/>
      <w:marLeft w:val="0"/>
      <w:marRight w:val="0"/>
      <w:marTop w:val="0"/>
      <w:marBottom w:val="0"/>
      <w:divBdr>
        <w:top w:val="none" w:sz="0" w:space="0" w:color="auto"/>
        <w:left w:val="none" w:sz="0" w:space="0" w:color="auto"/>
        <w:bottom w:val="none" w:sz="0" w:space="0" w:color="auto"/>
        <w:right w:val="none" w:sz="0" w:space="0" w:color="auto"/>
      </w:divBdr>
      <w:divsChild>
        <w:div w:id="745498647">
          <w:marLeft w:val="640"/>
          <w:marRight w:val="0"/>
          <w:marTop w:val="0"/>
          <w:marBottom w:val="0"/>
          <w:divBdr>
            <w:top w:val="none" w:sz="0" w:space="0" w:color="auto"/>
            <w:left w:val="none" w:sz="0" w:space="0" w:color="auto"/>
            <w:bottom w:val="none" w:sz="0" w:space="0" w:color="auto"/>
            <w:right w:val="none" w:sz="0" w:space="0" w:color="auto"/>
          </w:divBdr>
        </w:div>
        <w:div w:id="1587570405">
          <w:marLeft w:val="640"/>
          <w:marRight w:val="0"/>
          <w:marTop w:val="0"/>
          <w:marBottom w:val="0"/>
          <w:divBdr>
            <w:top w:val="none" w:sz="0" w:space="0" w:color="auto"/>
            <w:left w:val="none" w:sz="0" w:space="0" w:color="auto"/>
            <w:bottom w:val="none" w:sz="0" w:space="0" w:color="auto"/>
            <w:right w:val="none" w:sz="0" w:space="0" w:color="auto"/>
          </w:divBdr>
        </w:div>
        <w:div w:id="300422820">
          <w:marLeft w:val="640"/>
          <w:marRight w:val="0"/>
          <w:marTop w:val="0"/>
          <w:marBottom w:val="0"/>
          <w:divBdr>
            <w:top w:val="none" w:sz="0" w:space="0" w:color="auto"/>
            <w:left w:val="none" w:sz="0" w:space="0" w:color="auto"/>
            <w:bottom w:val="none" w:sz="0" w:space="0" w:color="auto"/>
            <w:right w:val="none" w:sz="0" w:space="0" w:color="auto"/>
          </w:divBdr>
        </w:div>
        <w:div w:id="1305038556">
          <w:marLeft w:val="640"/>
          <w:marRight w:val="0"/>
          <w:marTop w:val="0"/>
          <w:marBottom w:val="0"/>
          <w:divBdr>
            <w:top w:val="none" w:sz="0" w:space="0" w:color="auto"/>
            <w:left w:val="none" w:sz="0" w:space="0" w:color="auto"/>
            <w:bottom w:val="none" w:sz="0" w:space="0" w:color="auto"/>
            <w:right w:val="none" w:sz="0" w:space="0" w:color="auto"/>
          </w:divBdr>
        </w:div>
        <w:div w:id="1209803007">
          <w:marLeft w:val="640"/>
          <w:marRight w:val="0"/>
          <w:marTop w:val="0"/>
          <w:marBottom w:val="0"/>
          <w:divBdr>
            <w:top w:val="none" w:sz="0" w:space="0" w:color="auto"/>
            <w:left w:val="none" w:sz="0" w:space="0" w:color="auto"/>
            <w:bottom w:val="none" w:sz="0" w:space="0" w:color="auto"/>
            <w:right w:val="none" w:sz="0" w:space="0" w:color="auto"/>
          </w:divBdr>
        </w:div>
        <w:div w:id="350113060">
          <w:marLeft w:val="640"/>
          <w:marRight w:val="0"/>
          <w:marTop w:val="0"/>
          <w:marBottom w:val="0"/>
          <w:divBdr>
            <w:top w:val="none" w:sz="0" w:space="0" w:color="auto"/>
            <w:left w:val="none" w:sz="0" w:space="0" w:color="auto"/>
            <w:bottom w:val="none" w:sz="0" w:space="0" w:color="auto"/>
            <w:right w:val="none" w:sz="0" w:space="0" w:color="auto"/>
          </w:divBdr>
        </w:div>
        <w:div w:id="950665634">
          <w:marLeft w:val="640"/>
          <w:marRight w:val="0"/>
          <w:marTop w:val="0"/>
          <w:marBottom w:val="0"/>
          <w:divBdr>
            <w:top w:val="none" w:sz="0" w:space="0" w:color="auto"/>
            <w:left w:val="none" w:sz="0" w:space="0" w:color="auto"/>
            <w:bottom w:val="none" w:sz="0" w:space="0" w:color="auto"/>
            <w:right w:val="none" w:sz="0" w:space="0" w:color="auto"/>
          </w:divBdr>
        </w:div>
        <w:div w:id="716271848">
          <w:marLeft w:val="640"/>
          <w:marRight w:val="0"/>
          <w:marTop w:val="0"/>
          <w:marBottom w:val="0"/>
          <w:divBdr>
            <w:top w:val="none" w:sz="0" w:space="0" w:color="auto"/>
            <w:left w:val="none" w:sz="0" w:space="0" w:color="auto"/>
            <w:bottom w:val="none" w:sz="0" w:space="0" w:color="auto"/>
            <w:right w:val="none" w:sz="0" w:space="0" w:color="auto"/>
          </w:divBdr>
        </w:div>
        <w:div w:id="1700282189">
          <w:marLeft w:val="640"/>
          <w:marRight w:val="0"/>
          <w:marTop w:val="0"/>
          <w:marBottom w:val="0"/>
          <w:divBdr>
            <w:top w:val="none" w:sz="0" w:space="0" w:color="auto"/>
            <w:left w:val="none" w:sz="0" w:space="0" w:color="auto"/>
            <w:bottom w:val="none" w:sz="0" w:space="0" w:color="auto"/>
            <w:right w:val="none" w:sz="0" w:space="0" w:color="auto"/>
          </w:divBdr>
        </w:div>
        <w:div w:id="2068457638">
          <w:marLeft w:val="640"/>
          <w:marRight w:val="0"/>
          <w:marTop w:val="0"/>
          <w:marBottom w:val="0"/>
          <w:divBdr>
            <w:top w:val="none" w:sz="0" w:space="0" w:color="auto"/>
            <w:left w:val="none" w:sz="0" w:space="0" w:color="auto"/>
            <w:bottom w:val="none" w:sz="0" w:space="0" w:color="auto"/>
            <w:right w:val="none" w:sz="0" w:space="0" w:color="auto"/>
          </w:divBdr>
        </w:div>
        <w:div w:id="1198157731">
          <w:marLeft w:val="640"/>
          <w:marRight w:val="0"/>
          <w:marTop w:val="0"/>
          <w:marBottom w:val="0"/>
          <w:divBdr>
            <w:top w:val="none" w:sz="0" w:space="0" w:color="auto"/>
            <w:left w:val="none" w:sz="0" w:space="0" w:color="auto"/>
            <w:bottom w:val="none" w:sz="0" w:space="0" w:color="auto"/>
            <w:right w:val="none" w:sz="0" w:space="0" w:color="auto"/>
          </w:divBdr>
        </w:div>
        <w:div w:id="1059213059">
          <w:marLeft w:val="640"/>
          <w:marRight w:val="0"/>
          <w:marTop w:val="0"/>
          <w:marBottom w:val="0"/>
          <w:divBdr>
            <w:top w:val="none" w:sz="0" w:space="0" w:color="auto"/>
            <w:left w:val="none" w:sz="0" w:space="0" w:color="auto"/>
            <w:bottom w:val="none" w:sz="0" w:space="0" w:color="auto"/>
            <w:right w:val="none" w:sz="0" w:space="0" w:color="auto"/>
          </w:divBdr>
        </w:div>
        <w:div w:id="2043164524">
          <w:marLeft w:val="640"/>
          <w:marRight w:val="0"/>
          <w:marTop w:val="0"/>
          <w:marBottom w:val="0"/>
          <w:divBdr>
            <w:top w:val="none" w:sz="0" w:space="0" w:color="auto"/>
            <w:left w:val="none" w:sz="0" w:space="0" w:color="auto"/>
            <w:bottom w:val="none" w:sz="0" w:space="0" w:color="auto"/>
            <w:right w:val="none" w:sz="0" w:space="0" w:color="auto"/>
          </w:divBdr>
        </w:div>
        <w:div w:id="1277834393">
          <w:marLeft w:val="640"/>
          <w:marRight w:val="0"/>
          <w:marTop w:val="0"/>
          <w:marBottom w:val="0"/>
          <w:divBdr>
            <w:top w:val="none" w:sz="0" w:space="0" w:color="auto"/>
            <w:left w:val="none" w:sz="0" w:space="0" w:color="auto"/>
            <w:bottom w:val="none" w:sz="0" w:space="0" w:color="auto"/>
            <w:right w:val="none" w:sz="0" w:space="0" w:color="auto"/>
          </w:divBdr>
        </w:div>
        <w:div w:id="1130368514">
          <w:marLeft w:val="640"/>
          <w:marRight w:val="0"/>
          <w:marTop w:val="0"/>
          <w:marBottom w:val="0"/>
          <w:divBdr>
            <w:top w:val="none" w:sz="0" w:space="0" w:color="auto"/>
            <w:left w:val="none" w:sz="0" w:space="0" w:color="auto"/>
            <w:bottom w:val="none" w:sz="0" w:space="0" w:color="auto"/>
            <w:right w:val="none" w:sz="0" w:space="0" w:color="auto"/>
          </w:divBdr>
        </w:div>
        <w:div w:id="254634865">
          <w:marLeft w:val="640"/>
          <w:marRight w:val="0"/>
          <w:marTop w:val="0"/>
          <w:marBottom w:val="0"/>
          <w:divBdr>
            <w:top w:val="none" w:sz="0" w:space="0" w:color="auto"/>
            <w:left w:val="none" w:sz="0" w:space="0" w:color="auto"/>
            <w:bottom w:val="none" w:sz="0" w:space="0" w:color="auto"/>
            <w:right w:val="none" w:sz="0" w:space="0" w:color="auto"/>
          </w:divBdr>
        </w:div>
        <w:div w:id="40330707">
          <w:marLeft w:val="640"/>
          <w:marRight w:val="0"/>
          <w:marTop w:val="0"/>
          <w:marBottom w:val="0"/>
          <w:divBdr>
            <w:top w:val="none" w:sz="0" w:space="0" w:color="auto"/>
            <w:left w:val="none" w:sz="0" w:space="0" w:color="auto"/>
            <w:bottom w:val="none" w:sz="0" w:space="0" w:color="auto"/>
            <w:right w:val="none" w:sz="0" w:space="0" w:color="auto"/>
          </w:divBdr>
        </w:div>
        <w:div w:id="1603415421">
          <w:marLeft w:val="640"/>
          <w:marRight w:val="0"/>
          <w:marTop w:val="0"/>
          <w:marBottom w:val="0"/>
          <w:divBdr>
            <w:top w:val="none" w:sz="0" w:space="0" w:color="auto"/>
            <w:left w:val="none" w:sz="0" w:space="0" w:color="auto"/>
            <w:bottom w:val="none" w:sz="0" w:space="0" w:color="auto"/>
            <w:right w:val="none" w:sz="0" w:space="0" w:color="auto"/>
          </w:divBdr>
        </w:div>
        <w:div w:id="1256986363">
          <w:marLeft w:val="640"/>
          <w:marRight w:val="0"/>
          <w:marTop w:val="0"/>
          <w:marBottom w:val="0"/>
          <w:divBdr>
            <w:top w:val="none" w:sz="0" w:space="0" w:color="auto"/>
            <w:left w:val="none" w:sz="0" w:space="0" w:color="auto"/>
            <w:bottom w:val="none" w:sz="0" w:space="0" w:color="auto"/>
            <w:right w:val="none" w:sz="0" w:space="0" w:color="auto"/>
          </w:divBdr>
        </w:div>
        <w:div w:id="1861120367">
          <w:marLeft w:val="640"/>
          <w:marRight w:val="0"/>
          <w:marTop w:val="0"/>
          <w:marBottom w:val="0"/>
          <w:divBdr>
            <w:top w:val="none" w:sz="0" w:space="0" w:color="auto"/>
            <w:left w:val="none" w:sz="0" w:space="0" w:color="auto"/>
            <w:bottom w:val="none" w:sz="0" w:space="0" w:color="auto"/>
            <w:right w:val="none" w:sz="0" w:space="0" w:color="auto"/>
          </w:divBdr>
        </w:div>
        <w:div w:id="1293704849">
          <w:marLeft w:val="640"/>
          <w:marRight w:val="0"/>
          <w:marTop w:val="0"/>
          <w:marBottom w:val="0"/>
          <w:divBdr>
            <w:top w:val="none" w:sz="0" w:space="0" w:color="auto"/>
            <w:left w:val="none" w:sz="0" w:space="0" w:color="auto"/>
            <w:bottom w:val="none" w:sz="0" w:space="0" w:color="auto"/>
            <w:right w:val="none" w:sz="0" w:space="0" w:color="auto"/>
          </w:divBdr>
        </w:div>
        <w:div w:id="28145785">
          <w:marLeft w:val="640"/>
          <w:marRight w:val="0"/>
          <w:marTop w:val="0"/>
          <w:marBottom w:val="0"/>
          <w:divBdr>
            <w:top w:val="none" w:sz="0" w:space="0" w:color="auto"/>
            <w:left w:val="none" w:sz="0" w:space="0" w:color="auto"/>
            <w:bottom w:val="none" w:sz="0" w:space="0" w:color="auto"/>
            <w:right w:val="none" w:sz="0" w:space="0" w:color="auto"/>
          </w:divBdr>
        </w:div>
        <w:div w:id="457600990">
          <w:marLeft w:val="640"/>
          <w:marRight w:val="0"/>
          <w:marTop w:val="0"/>
          <w:marBottom w:val="0"/>
          <w:divBdr>
            <w:top w:val="none" w:sz="0" w:space="0" w:color="auto"/>
            <w:left w:val="none" w:sz="0" w:space="0" w:color="auto"/>
            <w:bottom w:val="none" w:sz="0" w:space="0" w:color="auto"/>
            <w:right w:val="none" w:sz="0" w:space="0" w:color="auto"/>
          </w:divBdr>
        </w:div>
        <w:div w:id="995231354">
          <w:marLeft w:val="640"/>
          <w:marRight w:val="0"/>
          <w:marTop w:val="0"/>
          <w:marBottom w:val="0"/>
          <w:divBdr>
            <w:top w:val="none" w:sz="0" w:space="0" w:color="auto"/>
            <w:left w:val="none" w:sz="0" w:space="0" w:color="auto"/>
            <w:bottom w:val="none" w:sz="0" w:space="0" w:color="auto"/>
            <w:right w:val="none" w:sz="0" w:space="0" w:color="auto"/>
          </w:divBdr>
        </w:div>
        <w:div w:id="691221795">
          <w:marLeft w:val="640"/>
          <w:marRight w:val="0"/>
          <w:marTop w:val="0"/>
          <w:marBottom w:val="0"/>
          <w:divBdr>
            <w:top w:val="none" w:sz="0" w:space="0" w:color="auto"/>
            <w:left w:val="none" w:sz="0" w:space="0" w:color="auto"/>
            <w:bottom w:val="none" w:sz="0" w:space="0" w:color="auto"/>
            <w:right w:val="none" w:sz="0" w:space="0" w:color="auto"/>
          </w:divBdr>
        </w:div>
        <w:div w:id="1696809746">
          <w:marLeft w:val="640"/>
          <w:marRight w:val="0"/>
          <w:marTop w:val="0"/>
          <w:marBottom w:val="0"/>
          <w:divBdr>
            <w:top w:val="none" w:sz="0" w:space="0" w:color="auto"/>
            <w:left w:val="none" w:sz="0" w:space="0" w:color="auto"/>
            <w:bottom w:val="none" w:sz="0" w:space="0" w:color="auto"/>
            <w:right w:val="none" w:sz="0" w:space="0" w:color="auto"/>
          </w:divBdr>
        </w:div>
        <w:div w:id="1990012298">
          <w:marLeft w:val="640"/>
          <w:marRight w:val="0"/>
          <w:marTop w:val="0"/>
          <w:marBottom w:val="0"/>
          <w:divBdr>
            <w:top w:val="none" w:sz="0" w:space="0" w:color="auto"/>
            <w:left w:val="none" w:sz="0" w:space="0" w:color="auto"/>
            <w:bottom w:val="none" w:sz="0" w:space="0" w:color="auto"/>
            <w:right w:val="none" w:sz="0" w:space="0" w:color="auto"/>
          </w:divBdr>
        </w:div>
        <w:div w:id="633175737">
          <w:marLeft w:val="640"/>
          <w:marRight w:val="0"/>
          <w:marTop w:val="0"/>
          <w:marBottom w:val="0"/>
          <w:divBdr>
            <w:top w:val="none" w:sz="0" w:space="0" w:color="auto"/>
            <w:left w:val="none" w:sz="0" w:space="0" w:color="auto"/>
            <w:bottom w:val="none" w:sz="0" w:space="0" w:color="auto"/>
            <w:right w:val="none" w:sz="0" w:space="0" w:color="auto"/>
          </w:divBdr>
        </w:div>
        <w:div w:id="1458327822">
          <w:marLeft w:val="640"/>
          <w:marRight w:val="0"/>
          <w:marTop w:val="0"/>
          <w:marBottom w:val="0"/>
          <w:divBdr>
            <w:top w:val="none" w:sz="0" w:space="0" w:color="auto"/>
            <w:left w:val="none" w:sz="0" w:space="0" w:color="auto"/>
            <w:bottom w:val="none" w:sz="0" w:space="0" w:color="auto"/>
            <w:right w:val="none" w:sz="0" w:space="0" w:color="auto"/>
          </w:divBdr>
        </w:div>
        <w:div w:id="746000609">
          <w:marLeft w:val="640"/>
          <w:marRight w:val="0"/>
          <w:marTop w:val="0"/>
          <w:marBottom w:val="0"/>
          <w:divBdr>
            <w:top w:val="none" w:sz="0" w:space="0" w:color="auto"/>
            <w:left w:val="none" w:sz="0" w:space="0" w:color="auto"/>
            <w:bottom w:val="none" w:sz="0" w:space="0" w:color="auto"/>
            <w:right w:val="none" w:sz="0" w:space="0" w:color="auto"/>
          </w:divBdr>
        </w:div>
        <w:div w:id="1752237589">
          <w:marLeft w:val="640"/>
          <w:marRight w:val="0"/>
          <w:marTop w:val="0"/>
          <w:marBottom w:val="0"/>
          <w:divBdr>
            <w:top w:val="none" w:sz="0" w:space="0" w:color="auto"/>
            <w:left w:val="none" w:sz="0" w:space="0" w:color="auto"/>
            <w:bottom w:val="none" w:sz="0" w:space="0" w:color="auto"/>
            <w:right w:val="none" w:sz="0" w:space="0" w:color="auto"/>
          </w:divBdr>
        </w:div>
        <w:div w:id="1945729363">
          <w:marLeft w:val="640"/>
          <w:marRight w:val="0"/>
          <w:marTop w:val="0"/>
          <w:marBottom w:val="0"/>
          <w:divBdr>
            <w:top w:val="none" w:sz="0" w:space="0" w:color="auto"/>
            <w:left w:val="none" w:sz="0" w:space="0" w:color="auto"/>
            <w:bottom w:val="none" w:sz="0" w:space="0" w:color="auto"/>
            <w:right w:val="none" w:sz="0" w:space="0" w:color="auto"/>
          </w:divBdr>
        </w:div>
        <w:div w:id="2095390873">
          <w:marLeft w:val="640"/>
          <w:marRight w:val="0"/>
          <w:marTop w:val="0"/>
          <w:marBottom w:val="0"/>
          <w:divBdr>
            <w:top w:val="none" w:sz="0" w:space="0" w:color="auto"/>
            <w:left w:val="none" w:sz="0" w:space="0" w:color="auto"/>
            <w:bottom w:val="none" w:sz="0" w:space="0" w:color="auto"/>
            <w:right w:val="none" w:sz="0" w:space="0" w:color="auto"/>
          </w:divBdr>
        </w:div>
        <w:div w:id="596714688">
          <w:marLeft w:val="640"/>
          <w:marRight w:val="0"/>
          <w:marTop w:val="0"/>
          <w:marBottom w:val="0"/>
          <w:divBdr>
            <w:top w:val="none" w:sz="0" w:space="0" w:color="auto"/>
            <w:left w:val="none" w:sz="0" w:space="0" w:color="auto"/>
            <w:bottom w:val="none" w:sz="0" w:space="0" w:color="auto"/>
            <w:right w:val="none" w:sz="0" w:space="0" w:color="auto"/>
          </w:divBdr>
        </w:div>
        <w:div w:id="1304044283">
          <w:marLeft w:val="640"/>
          <w:marRight w:val="0"/>
          <w:marTop w:val="0"/>
          <w:marBottom w:val="0"/>
          <w:divBdr>
            <w:top w:val="none" w:sz="0" w:space="0" w:color="auto"/>
            <w:left w:val="none" w:sz="0" w:space="0" w:color="auto"/>
            <w:bottom w:val="none" w:sz="0" w:space="0" w:color="auto"/>
            <w:right w:val="none" w:sz="0" w:space="0" w:color="auto"/>
          </w:divBdr>
        </w:div>
        <w:div w:id="1285304839">
          <w:marLeft w:val="640"/>
          <w:marRight w:val="0"/>
          <w:marTop w:val="0"/>
          <w:marBottom w:val="0"/>
          <w:divBdr>
            <w:top w:val="none" w:sz="0" w:space="0" w:color="auto"/>
            <w:left w:val="none" w:sz="0" w:space="0" w:color="auto"/>
            <w:bottom w:val="none" w:sz="0" w:space="0" w:color="auto"/>
            <w:right w:val="none" w:sz="0" w:space="0" w:color="auto"/>
          </w:divBdr>
        </w:div>
        <w:div w:id="1476023729">
          <w:marLeft w:val="640"/>
          <w:marRight w:val="0"/>
          <w:marTop w:val="0"/>
          <w:marBottom w:val="0"/>
          <w:divBdr>
            <w:top w:val="none" w:sz="0" w:space="0" w:color="auto"/>
            <w:left w:val="none" w:sz="0" w:space="0" w:color="auto"/>
            <w:bottom w:val="none" w:sz="0" w:space="0" w:color="auto"/>
            <w:right w:val="none" w:sz="0" w:space="0" w:color="auto"/>
          </w:divBdr>
        </w:div>
        <w:div w:id="1937789443">
          <w:marLeft w:val="640"/>
          <w:marRight w:val="0"/>
          <w:marTop w:val="0"/>
          <w:marBottom w:val="0"/>
          <w:divBdr>
            <w:top w:val="none" w:sz="0" w:space="0" w:color="auto"/>
            <w:left w:val="none" w:sz="0" w:space="0" w:color="auto"/>
            <w:bottom w:val="none" w:sz="0" w:space="0" w:color="auto"/>
            <w:right w:val="none" w:sz="0" w:space="0" w:color="auto"/>
          </w:divBdr>
        </w:div>
        <w:div w:id="1863854774">
          <w:marLeft w:val="640"/>
          <w:marRight w:val="0"/>
          <w:marTop w:val="0"/>
          <w:marBottom w:val="0"/>
          <w:divBdr>
            <w:top w:val="none" w:sz="0" w:space="0" w:color="auto"/>
            <w:left w:val="none" w:sz="0" w:space="0" w:color="auto"/>
            <w:bottom w:val="none" w:sz="0" w:space="0" w:color="auto"/>
            <w:right w:val="none" w:sz="0" w:space="0" w:color="auto"/>
          </w:divBdr>
        </w:div>
        <w:div w:id="2124690519">
          <w:marLeft w:val="640"/>
          <w:marRight w:val="0"/>
          <w:marTop w:val="0"/>
          <w:marBottom w:val="0"/>
          <w:divBdr>
            <w:top w:val="none" w:sz="0" w:space="0" w:color="auto"/>
            <w:left w:val="none" w:sz="0" w:space="0" w:color="auto"/>
            <w:bottom w:val="none" w:sz="0" w:space="0" w:color="auto"/>
            <w:right w:val="none" w:sz="0" w:space="0" w:color="auto"/>
          </w:divBdr>
        </w:div>
        <w:div w:id="1450509777">
          <w:marLeft w:val="640"/>
          <w:marRight w:val="0"/>
          <w:marTop w:val="0"/>
          <w:marBottom w:val="0"/>
          <w:divBdr>
            <w:top w:val="none" w:sz="0" w:space="0" w:color="auto"/>
            <w:left w:val="none" w:sz="0" w:space="0" w:color="auto"/>
            <w:bottom w:val="none" w:sz="0" w:space="0" w:color="auto"/>
            <w:right w:val="none" w:sz="0" w:space="0" w:color="auto"/>
          </w:divBdr>
        </w:div>
        <w:div w:id="1457945590">
          <w:marLeft w:val="640"/>
          <w:marRight w:val="0"/>
          <w:marTop w:val="0"/>
          <w:marBottom w:val="0"/>
          <w:divBdr>
            <w:top w:val="none" w:sz="0" w:space="0" w:color="auto"/>
            <w:left w:val="none" w:sz="0" w:space="0" w:color="auto"/>
            <w:bottom w:val="none" w:sz="0" w:space="0" w:color="auto"/>
            <w:right w:val="none" w:sz="0" w:space="0" w:color="auto"/>
          </w:divBdr>
        </w:div>
        <w:div w:id="2005472636">
          <w:marLeft w:val="640"/>
          <w:marRight w:val="0"/>
          <w:marTop w:val="0"/>
          <w:marBottom w:val="0"/>
          <w:divBdr>
            <w:top w:val="none" w:sz="0" w:space="0" w:color="auto"/>
            <w:left w:val="none" w:sz="0" w:space="0" w:color="auto"/>
            <w:bottom w:val="none" w:sz="0" w:space="0" w:color="auto"/>
            <w:right w:val="none" w:sz="0" w:space="0" w:color="auto"/>
          </w:divBdr>
        </w:div>
        <w:div w:id="1136534488">
          <w:marLeft w:val="640"/>
          <w:marRight w:val="0"/>
          <w:marTop w:val="0"/>
          <w:marBottom w:val="0"/>
          <w:divBdr>
            <w:top w:val="none" w:sz="0" w:space="0" w:color="auto"/>
            <w:left w:val="none" w:sz="0" w:space="0" w:color="auto"/>
            <w:bottom w:val="none" w:sz="0" w:space="0" w:color="auto"/>
            <w:right w:val="none" w:sz="0" w:space="0" w:color="auto"/>
          </w:divBdr>
        </w:div>
        <w:div w:id="1988240461">
          <w:marLeft w:val="640"/>
          <w:marRight w:val="0"/>
          <w:marTop w:val="0"/>
          <w:marBottom w:val="0"/>
          <w:divBdr>
            <w:top w:val="none" w:sz="0" w:space="0" w:color="auto"/>
            <w:left w:val="none" w:sz="0" w:space="0" w:color="auto"/>
            <w:bottom w:val="none" w:sz="0" w:space="0" w:color="auto"/>
            <w:right w:val="none" w:sz="0" w:space="0" w:color="auto"/>
          </w:divBdr>
        </w:div>
        <w:div w:id="644047948">
          <w:marLeft w:val="640"/>
          <w:marRight w:val="0"/>
          <w:marTop w:val="0"/>
          <w:marBottom w:val="0"/>
          <w:divBdr>
            <w:top w:val="none" w:sz="0" w:space="0" w:color="auto"/>
            <w:left w:val="none" w:sz="0" w:space="0" w:color="auto"/>
            <w:bottom w:val="none" w:sz="0" w:space="0" w:color="auto"/>
            <w:right w:val="none" w:sz="0" w:space="0" w:color="auto"/>
          </w:divBdr>
        </w:div>
        <w:div w:id="759832382">
          <w:marLeft w:val="640"/>
          <w:marRight w:val="0"/>
          <w:marTop w:val="0"/>
          <w:marBottom w:val="0"/>
          <w:divBdr>
            <w:top w:val="none" w:sz="0" w:space="0" w:color="auto"/>
            <w:left w:val="none" w:sz="0" w:space="0" w:color="auto"/>
            <w:bottom w:val="none" w:sz="0" w:space="0" w:color="auto"/>
            <w:right w:val="none" w:sz="0" w:space="0" w:color="auto"/>
          </w:divBdr>
        </w:div>
      </w:divsChild>
    </w:div>
    <w:div w:id="1589341385">
      <w:bodyDiv w:val="1"/>
      <w:marLeft w:val="0"/>
      <w:marRight w:val="0"/>
      <w:marTop w:val="0"/>
      <w:marBottom w:val="0"/>
      <w:divBdr>
        <w:top w:val="none" w:sz="0" w:space="0" w:color="auto"/>
        <w:left w:val="none" w:sz="0" w:space="0" w:color="auto"/>
        <w:bottom w:val="none" w:sz="0" w:space="0" w:color="auto"/>
        <w:right w:val="none" w:sz="0" w:space="0" w:color="auto"/>
      </w:divBdr>
      <w:divsChild>
        <w:div w:id="284196423">
          <w:marLeft w:val="480"/>
          <w:marRight w:val="0"/>
          <w:marTop w:val="0"/>
          <w:marBottom w:val="0"/>
          <w:divBdr>
            <w:top w:val="none" w:sz="0" w:space="0" w:color="auto"/>
            <w:left w:val="none" w:sz="0" w:space="0" w:color="auto"/>
            <w:bottom w:val="none" w:sz="0" w:space="0" w:color="auto"/>
            <w:right w:val="none" w:sz="0" w:space="0" w:color="auto"/>
          </w:divBdr>
        </w:div>
        <w:div w:id="412436073">
          <w:marLeft w:val="480"/>
          <w:marRight w:val="0"/>
          <w:marTop w:val="0"/>
          <w:marBottom w:val="0"/>
          <w:divBdr>
            <w:top w:val="none" w:sz="0" w:space="0" w:color="auto"/>
            <w:left w:val="none" w:sz="0" w:space="0" w:color="auto"/>
            <w:bottom w:val="none" w:sz="0" w:space="0" w:color="auto"/>
            <w:right w:val="none" w:sz="0" w:space="0" w:color="auto"/>
          </w:divBdr>
        </w:div>
        <w:div w:id="525100035">
          <w:marLeft w:val="480"/>
          <w:marRight w:val="0"/>
          <w:marTop w:val="0"/>
          <w:marBottom w:val="0"/>
          <w:divBdr>
            <w:top w:val="none" w:sz="0" w:space="0" w:color="auto"/>
            <w:left w:val="none" w:sz="0" w:space="0" w:color="auto"/>
            <w:bottom w:val="none" w:sz="0" w:space="0" w:color="auto"/>
            <w:right w:val="none" w:sz="0" w:space="0" w:color="auto"/>
          </w:divBdr>
        </w:div>
        <w:div w:id="915210545">
          <w:marLeft w:val="480"/>
          <w:marRight w:val="0"/>
          <w:marTop w:val="0"/>
          <w:marBottom w:val="0"/>
          <w:divBdr>
            <w:top w:val="none" w:sz="0" w:space="0" w:color="auto"/>
            <w:left w:val="none" w:sz="0" w:space="0" w:color="auto"/>
            <w:bottom w:val="none" w:sz="0" w:space="0" w:color="auto"/>
            <w:right w:val="none" w:sz="0" w:space="0" w:color="auto"/>
          </w:divBdr>
        </w:div>
        <w:div w:id="1547529110">
          <w:marLeft w:val="480"/>
          <w:marRight w:val="0"/>
          <w:marTop w:val="0"/>
          <w:marBottom w:val="0"/>
          <w:divBdr>
            <w:top w:val="none" w:sz="0" w:space="0" w:color="auto"/>
            <w:left w:val="none" w:sz="0" w:space="0" w:color="auto"/>
            <w:bottom w:val="none" w:sz="0" w:space="0" w:color="auto"/>
            <w:right w:val="none" w:sz="0" w:space="0" w:color="auto"/>
          </w:divBdr>
        </w:div>
        <w:div w:id="1501311848">
          <w:marLeft w:val="480"/>
          <w:marRight w:val="0"/>
          <w:marTop w:val="0"/>
          <w:marBottom w:val="0"/>
          <w:divBdr>
            <w:top w:val="none" w:sz="0" w:space="0" w:color="auto"/>
            <w:left w:val="none" w:sz="0" w:space="0" w:color="auto"/>
            <w:bottom w:val="none" w:sz="0" w:space="0" w:color="auto"/>
            <w:right w:val="none" w:sz="0" w:space="0" w:color="auto"/>
          </w:divBdr>
        </w:div>
        <w:div w:id="1420101723">
          <w:marLeft w:val="480"/>
          <w:marRight w:val="0"/>
          <w:marTop w:val="0"/>
          <w:marBottom w:val="0"/>
          <w:divBdr>
            <w:top w:val="none" w:sz="0" w:space="0" w:color="auto"/>
            <w:left w:val="none" w:sz="0" w:space="0" w:color="auto"/>
            <w:bottom w:val="none" w:sz="0" w:space="0" w:color="auto"/>
            <w:right w:val="none" w:sz="0" w:space="0" w:color="auto"/>
          </w:divBdr>
        </w:div>
        <w:div w:id="1883636118">
          <w:marLeft w:val="480"/>
          <w:marRight w:val="0"/>
          <w:marTop w:val="0"/>
          <w:marBottom w:val="0"/>
          <w:divBdr>
            <w:top w:val="none" w:sz="0" w:space="0" w:color="auto"/>
            <w:left w:val="none" w:sz="0" w:space="0" w:color="auto"/>
            <w:bottom w:val="none" w:sz="0" w:space="0" w:color="auto"/>
            <w:right w:val="none" w:sz="0" w:space="0" w:color="auto"/>
          </w:divBdr>
        </w:div>
        <w:div w:id="40910908">
          <w:marLeft w:val="480"/>
          <w:marRight w:val="0"/>
          <w:marTop w:val="0"/>
          <w:marBottom w:val="0"/>
          <w:divBdr>
            <w:top w:val="none" w:sz="0" w:space="0" w:color="auto"/>
            <w:left w:val="none" w:sz="0" w:space="0" w:color="auto"/>
            <w:bottom w:val="none" w:sz="0" w:space="0" w:color="auto"/>
            <w:right w:val="none" w:sz="0" w:space="0" w:color="auto"/>
          </w:divBdr>
        </w:div>
        <w:div w:id="1946493410">
          <w:marLeft w:val="480"/>
          <w:marRight w:val="0"/>
          <w:marTop w:val="0"/>
          <w:marBottom w:val="0"/>
          <w:divBdr>
            <w:top w:val="none" w:sz="0" w:space="0" w:color="auto"/>
            <w:left w:val="none" w:sz="0" w:space="0" w:color="auto"/>
            <w:bottom w:val="none" w:sz="0" w:space="0" w:color="auto"/>
            <w:right w:val="none" w:sz="0" w:space="0" w:color="auto"/>
          </w:divBdr>
        </w:div>
        <w:div w:id="1197694117">
          <w:marLeft w:val="480"/>
          <w:marRight w:val="0"/>
          <w:marTop w:val="0"/>
          <w:marBottom w:val="0"/>
          <w:divBdr>
            <w:top w:val="none" w:sz="0" w:space="0" w:color="auto"/>
            <w:left w:val="none" w:sz="0" w:space="0" w:color="auto"/>
            <w:bottom w:val="none" w:sz="0" w:space="0" w:color="auto"/>
            <w:right w:val="none" w:sz="0" w:space="0" w:color="auto"/>
          </w:divBdr>
        </w:div>
        <w:div w:id="2103648259">
          <w:marLeft w:val="480"/>
          <w:marRight w:val="0"/>
          <w:marTop w:val="0"/>
          <w:marBottom w:val="0"/>
          <w:divBdr>
            <w:top w:val="none" w:sz="0" w:space="0" w:color="auto"/>
            <w:left w:val="none" w:sz="0" w:space="0" w:color="auto"/>
            <w:bottom w:val="none" w:sz="0" w:space="0" w:color="auto"/>
            <w:right w:val="none" w:sz="0" w:space="0" w:color="auto"/>
          </w:divBdr>
        </w:div>
        <w:div w:id="1332954526">
          <w:marLeft w:val="480"/>
          <w:marRight w:val="0"/>
          <w:marTop w:val="0"/>
          <w:marBottom w:val="0"/>
          <w:divBdr>
            <w:top w:val="none" w:sz="0" w:space="0" w:color="auto"/>
            <w:left w:val="none" w:sz="0" w:space="0" w:color="auto"/>
            <w:bottom w:val="none" w:sz="0" w:space="0" w:color="auto"/>
            <w:right w:val="none" w:sz="0" w:space="0" w:color="auto"/>
          </w:divBdr>
        </w:div>
        <w:div w:id="2098480061">
          <w:marLeft w:val="480"/>
          <w:marRight w:val="0"/>
          <w:marTop w:val="0"/>
          <w:marBottom w:val="0"/>
          <w:divBdr>
            <w:top w:val="none" w:sz="0" w:space="0" w:color="auto"/>
            <w:left w:val="none" w:sz="0" w:space="0" w:color="auto"/>
            <w:bottom w:val="none" w:sz="0" w:space="0" w:color="auto"/>
            <w:right w:val="none" w:sz="0" w:space="0" w:color="auto"/>
          </w:divBdr>
        </w:div>
        <w:div w:id="433791840">
          <w:marLeft w:val="480"/>
          <w:marRight w:val="0"/>
          <w:marTop w:val="0"/>
          <w:marBottom w:val="0"/>
          <w:divBdr>
            <w:top w:val="none" w:sz="0" w:space="0" w:color="auto"/>
            <w:left w:val="none" w:sz="0" w:space="0" w:color="auto"/>
            <w:bottom w:val="none" w:sz="0" w:space="0" w:color="auto"/>
            <w:right w:val="none" w:sz="0" w:space="0" w:color="auto"/>
          </w:divBdr>
        </w:div>
        <w:div w:id="1744254529">
          <w:marLeft w:val="480"/>
          <w:marRight w:val="0"/>
          <w:marTop w:val="0"/>
          <w:marBottom w:val="0"/>
          <w:divBdr>
            <w:top w:val="none" w:sz="0" w:space="0" w:color="auto"/>
            <w:left w:val="none" w:sz="0" w:space="0" w:color="auto"/>
            <w:bottom w:val="none" w:sz="0" w:space="0" w:color="auto"/>
            <w:right w:val="none" w:sz="0" w:space="0" w:color="auto"/>
          </w:divBdr>
        </w:div>
        <w:div w:id="1699967457">
          <w:marLeft w:val="480"/>
          <w:marRight w:val="0"/>
          <w:marTop w:val="0"/>
          <w:marBottom w:val="0"/>
          <w:divBdr>
            <w:top w:val="none" w:sz="0" w:space="0" w:color="auto"/>
            <w:left w:val="none" w:sz="0" w:space="0" w:color="auto"/>
            <w:bottom w:val="none" w:sz="0" w:space="0" w:color="auto"/>
            <w:right w:val="none" w:sz="0" w:space="0" w:color="auto"/>
          </w:divBdr>
        </w:div>
        <w:div w:id="1711152996">
          <w:marLeft w:val="480"/>
          <w:marRight w:val="0"/>
          <w:marTop w:val="0"/>
          <w:marBottom w:val="0"/>
          <w:divBdr>
            <w:top w:val="none" w:sz="0" w:space="0" w:color="auto"/>
            <w:left w:val="none" w:sz="0" w:space="0" w:color="auto"/>
            <w:bottom w:val="none" w:sz="0" w:space="0" w:color="auto"/>
            <w:right w:val="none" w:sz="0" w:space="0" w:color="auto"/>
          </w:divBdr>
        </w:div>
        <w:div w:id="1088233140">
          <w:marLeft w:val="480"/>
          <w:marRight w:val="0"/>
          <w:marTop w:val="0"/>
          <w:marBottom w:val="0"/>
          <w:divBdr>
            <w:top w:val="none" w:sz="0" w:space="0" w:color="auto"/>
            <w:left w:val="none" w:sz="0" w:space="0" w:color="auto"/>
            <w:bottom w:val="none" w:sz="0" w:space="0" w:color="auto"/>
            <w:right w:val="none" w:sz="0" w:space="0" w:color="auto"/>
          </w:divBdr>
        </w:div>
        <w:div w:id="350185903">
          <w:marLeft w:val="480"/>
          <w:marRight w:val="0"/>
          <w:marTop w:val="0"/>
          <w:marBottom w:val="0"/>
          <w:divBdr>
            <w:top w:val="none" w:sz="0" w:space="0" w:color="auto"/>
            <w:left w:val="none" w:sz="0" w:space="0" w:color="auto"/>
            <w:bottom w:val="none" w:sz="0" w:space="0" w:color="auto"/>
            <w:right w:val="none" w:sz="0" w:space="0" w:color="auto"/>
          </w:divBdr>
        </w:div>
        <w:div w:id="2101832698">
          <w:marLeft w:val="480"/>
          <w:marRight w:val="0"/>
          <w:marTop w:val="0"/>
          <w:marBottom w:val="0"/>
          <w:divBdr>
            <w:top w:val="none" w:sz="0" w:space="0" w:color="auto"/>
            <w:left w:val="none" w:sz="0" w:space="0" w:color="auto"/>
            <w:bottom w:val="none" w:sz="0" w:space="0" w:color="auto"/>
            <w:right w:val="none" w:sz="0" w:space="0" w:color="auto"/>
          </w:divBdr>
        </w:div>
        <w:div w:id="555970853">
          <w:marLeft w:val="480"/>
          <w:marRight w:val="0"/>
          <w:marTop w:val="0"/>
          <w:marBottom w:val="0"/>
          <w:divBdr>
            <w:top w:val="none" w:sz="0" w:space="0" w:color="auto"/>
            <w:left w:val="none" w:sz="0" w:space="0" w:color="auto"/>
            <w:bottom w:val="none" w:sz="0" w:space="0" w:color="auto"/>
            <w:right w:val="none" w:sz="0" w:space="0" w:color="auto"/>
          </w:divBdr>
        </w:div>
        <w:div w:id="1007054425">
          <w:marLeft w:val="480"/>
          <w:marRight w:val="0"/>
          <w:marTop w:val="0"/>
          <w:marBottom w:val="0"/>
          <w:divBdr>
            <w:top w:val="none" w:sz="0" w:space="0" w:color="auto"/>
            <w:left w:val="none" w:sz="0" w:space="0" w:color="auto"/>
            <w:bottom w:val="none" w:sz="0" w:space="0" w:color="auto"/>
            <w:right w:val="none" w:sz="0" w:space="0" w:color="auto"/>
          </w:divBdr>
        </w:div>
        <w:div w:id="810025198">
          <w:marLeft w:val="480"/>
          <w:marRight w:val="0"/>
          <w:marTop w:val="0"/>
          <w:marBottom w:val="0"/>
          <w:divBdr>
            <w:top w:val="none" w:sz="0" w:space="0" w:color="auto"/>
            <w:left w:val="none" w:sz="0" w:space="0" w:color="auto"/>
            <w:bottom w:val="none" w:sz="0" w:space="0" w:color="auto"/>
            <w:right w:val="none" w:sz="0" w:space="0" w:color="auto"/>
          </w:divBdr>
        </w:div>
        <w:div w:id="272521465">
          <w:marLeft w:val="480"/>
          <w:marRight w:val="0"/>
          <w:marTop w:val="0"/>
          <w:marBottom w:val="0"/>
          <w:divBdr>
            <w:top w:val="none" w:sz="0" w:space="0" w:color="auto"/>
            <w:left w:val="none" w:sz="0" w:space="0" w:color="auto"/>
            <w:bottom w:val="none" w:sz="0" w:space="0" w:color="auto"/>
            <w:right w:val="none" w:sz="0" w:space="0" w:color="auto"/>
          </w:divBdr>
        </w:div>
        <w:div w:id="348455428">
          <w:marLeft w:val="480"/>
          <w:marRight w:val="0"/>
          <w:marTop w:val="0"/>
          <w:marBottom w:val="0"/>
          <w:divBdr>
            <w:top w:val="none" w:sz="0" w:space="0" w:color="auto"/>
            <w:left w:val="none" w:sz="0" w:space="0" w:color="auto"/>
            <w:bottom w:val="none" w:sz="0" w:space="0" w:color="auto"/>
            <w:right w:val="none" w:sz="0" w:space="0" w:color="auto"/>
          </w:divBdr>
        </w:div>
        <w:div w:id="139345950">
          <w:marLeft w:val="480"/>
          <w:marRight w:val="0"/>
          <w:marTop w:val="0"/>
          <w:marBottom w:val="0"/>
          <w:divBdr>
            <w:top w:val="none" w:sz="0" w:space="0" w:color="auto"/>
            <w:left w:val="none" w:sz="0" w:space="0" w:color="auto"/>
            <w:bottom w:val="none" w:sz="0" w:space="0" w:color="auto"/>
            <w:right w:val="none" w:sz="0" w:space="0" w:color="auto"/>
          </w:divBdr>
        </w:div>
        <w:div w:id="41103087">
          <w:marLeft w:val="480"/>
          <w:marRight w:val="0"/>
          <w:marTop w:val="0"/>
          <w:marBottom w:val="0"/>
          <w:divBdr>
            <w:top w:val="none" w:sz="0" w:space="0" w:color="auto"/>
            <w:left w:val="none" w:sz="0" w:space="0" w:color="auto"/>
            <w:bottom w:val="none" w:sz="0" w:space="0" w:color="auto"/>
            <w:right w:val="none" w:sz="0" w:space="0" w:color="auto"/>
          </w:divBdr>
        </w:div>
        <w:div w:id="1368943357">
          <w:marLeft w:val="480"/>
          <w:marRight w:val="0"/>
          <w:marTop w:val="0"/>
          <w:marBottom w:val="0"/>
          <w:divBdr>
            <w:top w:val="none" w:sz="0" w:space="0" w:color="auto"/>
            <w:left w:val="none" w:sz="0" w:space="0" w:color="auto"/>
            <w:bottom w:val="none" w:sz="0" w:space="0" w:color="auto"/>
            <w:right w:val="none" w:sz="0" w:space="0" w:color="auto"/>
          </w:divBdr>
        </w:div>
        <w:div w:id="1075860823">
          <w:marLeft w:val="480"/>
          <w:marRight w:val="0"/>
          <w:marTop w:val="0"/>
          <w:marBottom w:val="0"/>
          <w:divBdr>
            <w:top w:val="none" w:sz="0" w:space="0" w:color="auto"/>
            <w:left w:val="none" w:sz="0" w:space="0" w:color="auto"/>
            <w:bottom w:val="none" w:sz="0" w:space="0" w:color="auto"/>
            <w:right w:val="none" w:sz="0" w:space="0" w:color="auto"/>
          </w:divBdr>
        </w:div>
        <w:div w:id="1919515151">
          <w:marLeft w:val="480"/>
          <w:marRight w:val="0"/>
          <w:marTop w:val="0"/>
          <w:marBottom w:val="0"/>
          <w:divBdr>
            <w:top w:val="none" w:sz="0" w:space="0" w:color="auto"/>
            <w:left w:val="none" w:sz="0" w:space="0" w:color="auto"/>
            <w:bottom w:val="none" w:sz="0" w:space="0" w:color="auto"/>
            <w:right w:val="none" w:sz="0" w:space="0" w:color="auto"/>
          </w:divBdr>
        </w:div>
        <w:div w:id="1742826664">
          <w:marLeft w:val="480"/>
          <w:marRight w:val="0"/>
          <w:marTop w:val="0"/>
          <w:marBottom w:val="0"/>
          <w:divBdr>
            <w:top w:val="none" w:sz="0" w:space="0" w:color="auto"/>
            <w:left w:val="none" w:sz="0" w:space="0" w:color="auto"/>
            <w:bottom w:val="none" w:sz="0" w:space="0" w:color="auto"/>
            <w:right w:val="none" w:sz="0" w:space="0" w:color="auto"/>
          </w:divBdr>
        </w:div>
        <w:div w:id="1423334922">
          <w:marLeft w:val="480"/>
          <w:marRight w:val="0"/>
          <w:marTop w:val="0"/>
          <w:marBottom w:val="0"/>
          <w:divBdr>
            <w:top w:val="none" w:sz="0" w:space="0" w:color="auto"/>
            <w:left w:val="none" w:sz="0" w:space="0" w:color="auto"/>
            <w:bottom w:val="none" w:sz="0" w:space="0" w:color="auto"/>
            <w:right w:val="none" w:sz="0" w:space="0" w:color="auto"/>
          </w:divBdr>
        </w:div>
        <w:div w:id="1856962783">
          <w:marLeft w:val="480"/>
          <w:marRight w:val="0"/>
          <w:marTop w:val="0"/>
          <w:marBottom w:val="0"/>
          <w:divBdr>
            <w:top w:val="none" w:sz="0" w:space="0" w:color="auto"/>
            <w:left w:val="none" w:sz="0" w:space="0" w:color="auto"/>
            <w:bottom w:val="none" w:sz="0" w:space="0" w:color="auto"/>
            <w:right w:val="none" w:sz="0" w:space="0" w:color="auto"/>
          </w:divBdr>
        </w:div>
        <w:div w:id="454910415">
          <w:marLeft w:val="480"/>
          <w:marRight w:val="0"/>
          <w:marTop w:val="0"/>
          <w:marBottom w:val="0"/>
          <w:divBdr>
            <w:top w:val="none" w:sz="0" w:space="0" w:color="auto"/>
            <w:left w:val="none" w:sz="0" w:space="0" w:color="auto"/>
            <w:bottom w:val="none" w:sz="0" w:space="0" w:color="auto"/>
            <w:right w:val="none" w:sz="0" w:space="0" w:color="auto"/>
          </w:divBdr>
        </w:div>
        <w:div w:id="1124499146">
          <w:marLeft w:val="480"/>
          <w:marRight w:val="0"/>
          <w:marTop w:val="0"/>
          <w:marBottom w:val="0"/>
          <w:divBdr>
            <w:top w:val="none" w:sz="0" w:space="0" w:color="auto"/>
            <w:left w:val="none" w:sz="0" w:space="0" w:color="auto"/>
            <w:bottom w:val="none" w:sz="0" w:space="0" w:color="auto"/>
            <w:right w:val="none" w:sz="0" w:space="0" w:color="auto"/>
          </w:divBdr>
        </w:div>
        <w:div w:id="1623149407">
          <w:marLeft w:val="480"/>
          <w:marRight w:val="0"/>
          <w:marTop w:val="0"/>
          <w:marBottom w:val="0"/>
          <w:divBdr>
            <w:top w:val="none" w:sz="0" w:space="0" w:color="auto"/>
            <w:left w:val="none" w:sz="0" w:space="0" w:color="auto"/>
            <w:bottom w:val="none" w:sz="0" w:space="0" w:color="auto"/>
            <w:right w:val="none" w:sz="0" w:space="0" w:color="auto"/>
          </w:divBdr>
        </w:div>
        <w:div w:id="833955865">
          <w:marLeft w:val="480"/>
          <w:marRight w:val="0"/>
          <w:marTop w:val="0"/>
          <w:marBottom w:val="0"/>
          <w:divBdr>
            <w:top w:val="none" w:sz="0" w:space="0" w:color="auto"/>
            <w:left w:val="none" w:sz="0" w:space="0" w:color="auto"/>
            <w:bottom w:val="none" w:sz="0" w:space="0" w:color="auto"/>
            <w:right w:val="none" w:sz="0" w:space="0" w:color="auto"/>
          </w:divBdr>
        </w:div>
        <w:div w:id="377245419">
          <w:marLeft w:val="480"/>
          <w:marRight w:val="0"/>
          <w:marTop w:val="0"/>
          <w:marBottom w:val="0"/>
          <w:divBdr>
            <w:top w:val="none" w:sz="0" w:space="0" w:color="auto"/>
            <w:left w:val="none" w:sz="0" w:space="0" w:color="auto"/>
            <w:bottom w:val="none" w:sz="0" w:space="0" w:color="auto"/>
            <w:right w:val="none" w:sz="0" w:space="0" w:color="auto"/>
          </w:divBdr>
        </w:div>
        <w:div w:id="875193638">
          <w:marLeft w:val="480"/>
          <w:marRight w:val="0"/>
          <w:marTop w:val="0"/>
          <w:marBottom w:val="0"/>
          <w:divBdr>
            <w:top w:val="none" w:sz="0" w:space="0" w:color="auto"/>
            <w:left w:val="none" w:sz="0" w:space="0" w:color="auto"/>
            <w:bottom w:val="none" w:sz="0" w:space="0" w:color="auto"/>
            <w:right w:val="none" w:sz="0" w:space="0" w:color="auto"/>
          </w:divBdr>
        </w:div>
        <w:div w:id="1104956869">
          <w:marLeft w:val="480"/>
          <w:marRight w:val="0"/>
          <w:marTop w:val="0"/>
          <w:marBottom w:val="0"/>
          <w:divBdr>
            <w:top w:val="none" w:sz="0" w:space="0" w:color="auto"/>
            <w:left w:val="none" w:sz="0" w:space="0" w:color="auto"/>
            <w:bottom w:val="none" w:sz="0" w:space="0" w:color="auto"/>
            <w:right w:val="none" w:sz="0" w:space="0" w:color="auto"/>
          </w:divBdr>
        </w:div>
        <w:div w:id="1327127851">
          <w:marLeft w:val="480"/>
          <w:marRight w:val="0"/>
          <w:marTop w:val="0"/>
          <w:marBottom w:val="0"/>
          <w:divBdr>
            <w:top w:val="none" w:sz="0" w:space="0" w:color="auto"/>
            <w:left w:val="none" w:sz="0" w:space="0" w:color="auto"/>
            <w:bottom w:val="none" w:sz="0" w:space="0" w:color="auto"/>
            <w:right w:val="none" w:sz="0" w:space="0" w:color="auto"/>
          </w:divBdr>
        </w:div>
        <w:div w:id="793906386">
          <w:marLeft w:val="480"/>
          <w:marRight w:val="0"/>
          <w:marTop w:val="0"/>
          <w:marBottom w:val="0"/>
          <w:divBdr>
            <w:top w:val="none" w:sz="0" w:space="0" w:color="auto"/>
            <w:left w:val="none" w:sz="0" w:space="0" w:color="auto"/>
            <w:bottom w:val="none" w:sz="0" w:space="0" w:color="auto"/>
            <w:right w:val="none" w:sz="0" w:space="0" w:color="auto"/>
          </w:divBdr>
        </w:div>
      </w:divsChild>
    </w:div>
    <w:div w:id="1598324241">
      <w:bodyDiv w:val="1"/>
      <w:marLeft w:val="0"/>
      <w:marRight w:val="0"/>
      <w:marTop w:val="0"/>
      <w:marBottom w:val="0"/>
      <w:divBdr>
        <w:top w:val="none" w:sz="0" w:space="0" w:color="auto"/>
        <w:left w:val="none" w:sz="0" w:space="0" w:color="auto"/>
        <w:bottom w:val="none" w:sz="0" w:space="0" w:color="auto"/>
        <w:right w:val="none" w:sz="0" w:space="0" w:color="auto"/>
      </w:divBdr>
      <w:divsChild>
        <w:div w:id="1177766091">
          <w:marLeft w:val="480"/>
          <w:marRight w:val="0"/>
          <w:marTop w:val="0"/>
          <w:marBottom w:val="0"/>
          <w:divBdr>
            <w:top w:val="none" w:sz="0" w:space="0" w:color="auto"/>
            <w:left w:val="none" w:sz="0" w:space="0" w:color="auto"/>
            <w:bottom w:val="none" w:sz="0" w:space="0" w:color="auto"/>
            <w:right w:val="none" w:sz="0" w:space="0" w:color="auto"/>
          </w:divBdr>
        </w:div>
        <w:div w:id="1761757546">
          <w:marLeft w:val="480"/>
          <w:marRight w:val="0"/>
          <w:marTop w:val="0"/>
          <w:marBottom w:val="0"/>
          <w:divBdr>
            <w:top w:val="none" w:sz="0" w:space="0" w:color="auto"/>
            <w:left w:val="none" w:sz="0" w:space="0" w:color="auto"/>
            <w:bottom w:val="none" w:sz="0" w:space="0" w:color="auto"/>
            <w:right w:val="none" w:sz="0" w:space="0" w:color="auto"/>
          </w:divBdr>
        </w:div>
        <w:div w:id="1029138520">
          <w:marLeft w:val="480"/>
          <w:marRight w:val="0"/>
          <w:marTop w:val="0"/>
          <w:marBottom w:val="0"/>
          <w:divBdr>
            <w:top w:val="none" w:sz="0" w:space="0" w:color="auto"/>
            <w:left w:val="none" w:sz="0" w:space="0" w:color="auto"/>
            <w:bottom w:val="none" w:sz="0" w:space="0" w:color="auto"/>
            <w:right w:val="none" w:sz="0" w:space="0" w:color="auto"/>
          </w:divBdr>
        </w:div>
        <w:div w:id="1002588128">
          <w:marLeft w:val="480"/>
          <w:marRight w:val="0"/>
          <w:marTop w:val="0"/>
          <w:marBottom w:val="0"/>
          <w:divBdr>
            <w:top w:val="none" w:sz="0" w:space="0" w:color="auto"/>
            <w:left w:val="none" w:sz="0" w:space="0" w:color="auto"/>
            <w:bottom w:val="none" w:sz="0" w:space="0" w:color="auto"/>
            <w:right w:val="none" w:sz="0" w:space="0" w:color="auto"/>
          </w:divBdr>
        </w:div>
        <w:div w:id="1253322196">
          <w:marLeft w:val="480"/>
          <w:marRight w:val="0"/>
          <w:marTop w:val="0"/>
          <w:marBottom w:val="0"/>
          <w:divBdr>
            <w:top w:val="none" w:sz="0" w:space="0" w:color="auto"/>
            <w:left w:val="none" w:sz="0" w:space="0" w:color="auto"/>
            <w:bottom w:val="none" w:sz="0" w:space="0" w:color="auto"/>
            <w:right w:val="none" w:sz="0" w:space="0" w:color="auto"/>
          </w:divBdr>
        </w:div>
        <w:div w:id="638725414">
          <w:marLeft w:val="480"/>
          <w:marRight w:val="0"/>
          <w:marTop w:val="0"/>
          <w:marBottom w:val="0"/>
          <w:divBdr>
            <w:top w:val="none" w:sz="0" w:space="0" w:color="auto"/>
            <w:left w:val="none" w:sz="0" w:space="0" w:color="auto"/>
            <w:bottom w:val="none" w:sz="0" w:space="0" w:color="auto"/>
            <w:right w:val="none" w:sz="0" w:space="0" w:color="auto"/>
          </w:divBdr>
        </w:div>
        <w:div w:id="1396514350">
          <w:marLeft w:val="480"/>
          <w:marRight w:val="0"/>
          <w:marTop w:val="0"/>
          <w:marBottom w:val="0"/>
          <w:divBdr>
            <w:top w:val="none" w:sz="0" w:space="0" w:color="auto"/>
            <w:left w:val="none" w:sz="0" w:space="0" w:color="auto"/>
            <w:bottom w:val="none" w:sz="0" w:space="0" w:color="auto"/>
            <w:right w:val="none" w:sz="0" w:space="0" w:color="auto"/>
          </w:divBdr>
        </w:div>
        <w:div w:id="614798960">
          <w:marLeft w:val="480"/>
          <w:marRight w:val="0"/>
          <w:marTop w:val="0"/>
          <w:marBottom w:val="0"/>
          <w:divBdr>
            <w:top w:val="none" w:sz="0" w:space="0" w:color="auto"/>
            <w:left w:val="none" w:sz="0" w:space="0" w:color="auto"/>
            <w:bottom w:val="none" w:sz="0" w:space="0" w:color="auto"/>
            <w:right w:val="none" w:sz="0" w:space="0" w:color="auto"/>
          </w:divBdr>
        </w:div>
        <w:div w:id="207110965">
          <w:marLeft w:val="480"/>
          <w:marRight w:val="0"/>
          <w:marTop w:val="0"/>
          <w:marBottom w:val="0"/>
          <w:divBdr>
            <w:top w:val="none" w:sz="0" w:space="0" w:color="auto"/>
            <w:left w:val="none" w:sz="0" w:space="0" w:color="auto"/>
            <w:bottom w:val="none" w:sz="0" w:space="0" w:color="auto"/>
            <w:right w:val="none" w:sz="0" w:space="0" w:color="auto"/>
          </w:divBdr>
        </w:div>
        <w:div w:id="2100834318">
          <w:marLeft w:val="480"/>
          <w:marRight w:val="0"/>
          <w:marTop w:val="0"/>
          <w:marBottom w:val="0"/>
          <w:divBdr>
            <w:top w:val="none" w:sz="0" w:space="0" w:color="auto"/>
            <w:left w:val="none" w:sz="0" w:space="0" w:color="auto"/>
            <w:bottom w:val="none" w:sz="0" w:space="0" w:color="auto"/>
            <w:right w:val="none" w:sz="0" w:space="0" w:color="auto"/>
          </w:divBdr>
        </w:div>
        <w:div w:id="561185168">
          <w:marLeft w:val="480"/>
          <w:marRight w:val="0"/>
          <w:marTop w:val="0"/>
          <w:marBottom w:val="0"/>
          <w:divBdr>
            <w:top w:val="none" w:sz="0" w:space="0" w:color="auto"/>
            <w:left w:val="none" w:sz="0" w:space="0" w:color="auto"/>
            <w:bottom w:val="none" w:sz="0" w:space="0" w:color="auto"/>
            <w:right w:val="none" w:sz="0" w:space="0" w:color="auto"/>
          </w:divBdr>
        </w:div>
        <w:div w:id="578100901">
          <w:marLeft w:val="480"/>
          <w:marRight w:val="0"/>
          <w:marTop w:val="0"/>
          <w:marBottom w:val="0"/>
          <w:divBdr>
            <w:top w:val="none" w:sz="0" w:space="0" w:color="auto"/>
            <w:left w:val="none" w:sz="0" w:space="0" w:color="auto"/>
            <w:bottom w:val="none" w:sz="0" w:space="0" w:color="auto"/>
            <w:right w:val="none" w:sz="0" w:space="0" w:color="auto"/>
          </w:divBdr>
        </w:div>
        <w:div w:id="905183584">
          <w:marLeft w:val="480"/>
          <w:marRight w:val="0"/>
          <w:marTop w:val="0"/>
          <w:marBottom w:val="0"/>
          <w:divBdr>
            <w:top w:val="none" w:sz="0" w:space="0" w:color="auto"/>
            <w:left w:val="none" w:sz="0" w:space="0" w:color="auto"/>
            <w:bottom w:val="none" w:sz="0" w:space="0" w:color="auto"/>
            <w:right w:val="none" w:sz="0" w:space="0" w:color="auto"/>
          </w:divBdr>
        </w:div>
        <w:div w:id="3288210">
          <w:marLeft w:val="480"/>
          <w:marRight w:val="0"/>
          <w:marTop w:val="0"/>
          <w:marBottom w:val="0"/>
          <w:divBdr>
            <w:top w:val="none" w:sz="0" w:space="0" w:color="auto"/>
            <w:left w:val="none" w:sz="0" w:space="0" w:color="auto"/>
            <w:bottom w:val="none" w:sz="0" w:space="0" w:color="auto"/>
            <w:right w:val="none" w:sz="0" w:space="0" w:color="auto"/>
          </w:divBdr>
        </w:div>
        <w:div w:id="965699995">
          <w:marLeft w:val="480"/>
          <w:marRight w:val="0"/>
          <w:marTop w:val="0"/>
          <w:marBottom w:val="0"/>
          <w:divBdr>
            <w:top w:val="none" w:sz="0" w:space="0" w:color="auto"/>
            <w:left w:val="none" w:sz="0" w:space="0" w:color="auto"/>
            <w:bottom w:val="none" w:sz="0" w:space="0" w:color="auto"/>
            <w:right w:val="none" w:sz="0" w:space="0" w:color="auto"/>
          </w:divBdr>
        </w:div>
        <w:div w:id="279459617">
          <w:marLeft w:val="480"/>
          <w:marRight w:val="0"/>
          <w:marTop w:val="0"/>
          <w:marBottom w:val="0"/>
          <w:divBdr>
            <w:top w:val="none" w:sz="0" w:space="0" w:color="auto"/>
            <w:left w:val="none" w:sz="0" w:space="0" w:color="auto"/>
            <w:bottom w:val="none" w:sz="0" w:space="0" w:color="auto"/>
            <w:right w:val="none" w:sz="0" w:space="0" w:color="auto"/>
          </w:divBdr>
        </w:div>
        <w:div w:id="989402834">
          <w:marLeft w:val="480"/>
          <w:marRight w:val="0"/>
          <w:marTop w:val="0"/>
          <w:marBottom w:val="0"/>
          <w:divBdr>
            <w:top w:val="none" w:sz="0" w:space="0" w:color="auto"/>
            <w:left w:val="none" w:sz="0" w:space="0" w:color="auto"/>
            <w:bottom w:val="none" w:sz="0" w:space="0" w:color="auto"/>
            <w:right w:val="none" w:sz="0" w:space="0" w:color="auto"/>
          </w:divBdr>
        </w:div>
        <w:div w:id="1011756114">
          <w:marLeft w:val="480"/>
          <w:marRight w:val="0"/>
          <w:marTop w:val="0"/>
          <w:marBottom w:val="0"/>
          <w:divBdr>
            <w:top w:val="none" w:sz="0" w:space="0" w:color="auto"/>
            <w:left w:val="none" w:sz="0" w:space="0" w:color="auto"/>
            <w:bottom w:val="none" w:sz="0" w:space="0" w:color="auto"/>
            <w:right w:val="none" w:sz="0" w:space="0" w:color="auto"/>
          </w:divBdr>
        </w:div>
        <w:div w:id="2112047476">
          <w:marLeft w:val="480"/>
          <w:marRight w:val="0"/>
          <w:marTop w:val="0"/>
          <w:marBottom w:val="0"/>
          <w:divBdr>
            <w:top w:val="none" w:sz="0" w:space="0" w:color="auto"/>
            <w:left w:val="none" w:sz="0" w:space="0" w:color="auto"/>
            <w:bottom w:val="none" w:sz="0" w:space="0" w:color="auto"/>
            <w:right w:val="none" w:sz="0" w:space="0" w:color="auto"/>
          </w:divBdr>
        </w:div>
        <w:div w:id="1402097797">
          <w:marLeft w:val="480"/>
          <w:marRight w:val="0"/>
          <w:marTop w:val="0"/>
          <w:marBottom w:val="0"/>
          <w:divBdr>
            <w:top w:val="none" w:sz="0" w:space="0" w:color="auto"/>
            <w:left w:val="none" w:sz="0" w:space="0" w:color="auto"/>
            <w:bottom w:val="none" w:sz="0" w:space="0" w:color="auto"/>
            <w:right w:val="none" w:sz="0" w:space="0" w:color="auto"/>
          </w:divBdr>
        </w:div>
        <w:div w:id="2093238617">
          <w:marLeft w:val="480"/>
          <w:marRight w:val="0"/>
          <w:marTop w:val="0"/>
          <w:marBottom w:val="0"/>
          <w:divBdr>
            <w:top w:val="none" w:sz="0" w:space="0" w:color="auto"/>
            <w:left w:val="none" w:sz="0" w:space="0" w:color="auto"/>
            <w:bottom w:val="none" w:sz="0" w:space="0" w:color="auto"/>
            <w:right w:val="none" w:sz="0" w:space="0" w:color="auto"/>
          </w:divBdr>
        </w:div>
        <w:div w:id="104275663">
          <w:marLeft w:val="480"/>
          <w:marRight w:val="0"/>
          <w:marTop w:val="0"/>
          <w:marBottom w:val="0"/>
          <w:divBdr>
            <w:top w:val="none" w:sz="0" w:space="0" w:color="auto"/>
            <w:left w:val="none" w:sz="0" w:space="0" w:color="auto"/>
            <w:bottom w:val="none" w:sz="0" w:space="0" w:color="auto"/>
            <w:right w:val="none" w:sz="0" w:space="0" w:color="auto"/>
          </w:divBdr>
        </w:div>
        <w:div w:id="351034218">
          <w:marLeft w:val="480"/>
          <w:marRight w:val="0"/>
          <w:marTop w:val="0"/>
          <w:marBottom w:val="0"/>
          <w:divBdr>
            <w:top w:val="none" w:sz="0" w:space="0" w:color="auto"/>
            <w:left w:val="none" w:sz="0" w:space="0" w:color="auto"/>
            <w:bottom w:val="none" w:sz="0" w:space="0" w:color="auto"/>
            <w:right w:val="none" w:sz="0" w:space="0" w:color="auto"/>
          </w:divBdr>
        </w:div>
        <w:div w:id="1412891103">
          <w:marLeft w:val="480"/>
          <w:marRight w:val="0"/>
          <w:marTop w:val="0"/>
          <w:marBottom w:val="0"/>
          <w:divBdr>
            <w:top w:val="none" w:sz="0" w:space="0" w:color="auto"/>
            <w:left w:val="none" w:sz="0" w:space="0" w:color="auto"/>
            <w:bottom w:val="none" w:sz="0" w:space="0" w:color="auto"/>
            <w:right w:val="none" w:sz="0" w:space="0" w:color="auto"/>
          </w:divBdr>
        </w:div>
        <w:div w:id="214314690">
          <w:marLeft w:val="480"/>
          <w:marRight w:val="0"/>
          <w:marTop w:val="0"/>
          <w:marBottom w:val="0"/>
          <w:divBdr>
            <w:top w:val="none" w:sz="0" w:space="0" w:color="auto"/>
            <w:left w:val="none" w:sz="0" w:space="0" w:color="auto"/>
            <w:bottom w:val="none" w:sz="0" w:space="0" w:color="auto"/>
            <w:right w:val="none" w:sz="0" w:space="0" w:color="auto"/>
          </w:divBdr>
        </w:div>
        <w:div w:id="2045444587">
          <w:marLeft w:val="480"/>
          <w:marRight w:val="0"/>
          <w:marTop w:val="0"/>
          <w:marBottom w:val="0"/>
          <w:divBdr>
            <w:top w:val="none" w:sz="0" w:space="0" w:color="auto"/>
            <w:left w:val="none" w:sz="0" w:space="0" w:color="auto"/>
            <w:bottom w:val="none" w:sz="0" w:space="0" w:color="auto"/>
            <w:right w:val="none" w:sz="0" w:space="0" w:color="auto"/>
          </w:divBdr>
        </w:div>
        <w:div w:id="1427656775">
          <w:marLeft w:val="480"/>
          <w:marRight w:val="0"/>
          <w:marTop w:val="0"/>
          <w:marBottom w:val="0"/>
          <w:divBdr>
            <w:top w:val="none" w:sz="0" w:space="0" w:color="auto"/>
            <w:left w:val="none" w:sz="0" w:space="0" w:color="auto"/>
            <w:bottom w:val="none" w:sz="0" w:space="0" w:color="auto"/>
            <w:right w:val="none" w:sz="0" w:space="0" w:color="auto"/>
          </w:divBdr>
        </w:div>
        <w:div w:id="795024800">
          <w:marLeft w:val="480"/>
          <w:marRight w:val="0"/>
          <w:marTop w:val="0"/>
          <w:marBottom w:val="0"/>
          <w:divBdr>
            <w:top w:val="none" w:sz="0" w:space="0" w:color="auto"/>
            <w:left w:val="none" w:sz="0" w:space="0" w:color="auto"/>
            <w:bottom w:val="none" w:sz="0" w:space="0" w:color="auto"/>
            <w:right w:val="none" w:sz="0" w:space="0" w:color="auto"/>
          </w:divBdr>
        </w:div>
        <w:div w:id="812213359">
          <w:marLeft w:val="480"/>
          <w:marRight w:val="0"/>
          <w:marTop w:val="0"/>
          <w:marBottom w:val="0"/>
          <w:divBdr>
            <w:top w:val="none" w:sz="0" w:space="0" w:color="auto"/>
            <w:left w:val="none" w:sz="0" w:space="0" w:color="auto"/>
            <w:bottom w:val="none" w:sz="0" w:space="0" w:color="auto"/>
            <w:right w:val="none" w:sz="0" w:space="0" w:color="auto"/>
          </w:divBdr>
        </w:div>
        <w:div w:id="952859507">
          <w:marLeft w:val="480"/>
          <w:marRight w:val="0"/>
          <w:marTop w:val="0"/>
          <w:marBottom w:val="0"/>
          <w:divBdr>
            <w:top w:val="none" w:sz="0" w:space="0" w:color="auto"/>
            <w:left w:val="none" w:sz="0" w:space="0" w:color="auto"/>
            <w:bottom w:val="none" w:sz="0" w:space="0" w:color="auto"/>
            <w:right w:val="none" w:sz="0" w:space="0" w:color="auto"/>
          </w:divBdr>
        </w:div>
        <w:div w:id="958023628">
          <w:marLeft w:val="480"/>
          <w:marRight w:val="0"/>
          <w:marTop w:val="0"/>
          <w:marBottom w:val="0"/>
          <w:divBdr>
            <w:top w:val="none" w:sz="0" w:space="0" w:color="auto"/>
            <w:left w:val="none" w:sz="0" w:space="0" w:color="auto"/>
            <w:bottom w:val="none" w:sz="0" w:space="0" w:color="auto"/>
            <w:right w:val="none" w:sz="0" w:space="0" w:color="auto"/>
          </w:divBdr>
        </w:div>
        <w:div w:id="703018024">
          <w:marLeft w:val="480"/>
          <w:marRight w:val="0"/>
          <w:marTop w:val="0"/>
          <w:marBottom w:val="0"/>
          <w:divBdr>
            <w:top w:val="none" w:sz="0" w:space="0" w:color="auto"/>
            <w:left w:val="none" w:sz="0" w:space="0" w:color="auto"/>
            <w:bottom w:val="none" w:sz="0" w:space="0" w:color="auto"/>
            <w:right w:val="none" w:sz="0" w:space="0" w:color="auto"/>
          </w:divBdr>
        </w:div>
        <w:div w:id="672562214">
          <w:marLeft w:val="480"/>
          <w:marRight w:val="0"/>
          <w:marTop w:val="0"/>
          <w:marBottom w:val="0"/>
          <w:divBdr>
            <w:top w:val="none" w:sz="0" w:space="0" w:color="auto"/>
            <w:left w:val="none" w:sz="0" w:space="0" w:color="auto"/>
            <w:bottom w:val="none" w:sz="0" w:space="0" w:color="auto"/>
            <w:right w:val="none" w:sz="0" w:space="0" w:color="auto"/>
          </w:divBdr>
        </w:div>
        <w:div w:id="1919095662">
          <w:marLeft w:val="480"/>
          <w:marRight w:val="0"/>
          <w:marTop w:val="0"/>
          <w:marBottom w:val="0"/>
          <w:divBdr>
            <w:top w:val="none" w:sz="0" w:space="0" w:color="auto"/>
            <w:left w:val="none" w:sz="0" w:space="0" w:color="auto"/>
            <w:bottom w:val="none" w:sz="0" w:space="0" w:color="auto"/>
            <w:right w:val="none" w:sz="0" w:space="0" w:color="auto"/>
          </w:divBdr>
        </w:div>
        <w:div w:id="1501851218">
          <w:marLeft w:val="480"/>
          <w:marRight w:val="0"/>
          <w:marTop w:val="0"/>
          <w:marBottom w:val="0"/>
          <w:divBdr>
            <w:top w:val="none" w:sz="0" w:space="0" w:color="auto"/>
            <w:left w:val="none" w:sz="0" w:space="0" w:color="auto"/>
            <w:bottom w:val="none" w:sz="0" w:space="0" w:color="auto"/>
            <w:right w:val="none" w:sz="0" w:space="0" w:color="auto"/>
          </w:divBdr>
        </w:div>
        <w:div w:id="80413069">
          <w:marLeft w:val="480"/>
          <w:marRight w:val="0"/>
          <w:marTop w:val="0"/>
          <w:marBottom w:val="0"/>
          <w:divBdr>
            <w:top w:val="none" w:sz="0" w:space="0" w:color="auto"/>
            <w:left w:val="none" w:sz="0" w:space="0" w:color="auto"/>
            <w:bottom w:val="none" w:sz="0" w:space="0" w:color="auto"/>
            <w:right w:val="none" w:sz="0" w:space="0" w:color="auto"/>
          </w:divBdr>
        </w:div>
        <w:div w:id="452753365">
          <w:marLeft w:val="480"/>
          <w:marRight w:val="0"/>
          <w:marTop w:val="0"/>
          <w:marBottom w:val="0"/>
          <w:divBdr>
            <w:top w:val="none" w:sz="0" w:space="0" w:color="auto"/>
            <w:left w:val="none" w:sz="0" w:space="0" w:color="auto"/>
            <w:bottom w:val="none" w:sz="0" w:space="0" w:color="auto"/>
            <w:right w:val="none" w:sz="0" w:space="0" w:color="auto"/>
          </w:divBdr>
        </w:div>
        <w:div w:id="906959512">
          <w:marLeft w:val="480"/>
          <w:marRight w:val="0"/>
          <w:marTop w:val="0"/>
          <w:marBottom w:val="0"/>
          <w:divBdr>
            <w:top w:val="none" w:sz="0" w:space="0" w:color="auto"/>
            <w:left w:val="none" w:sz="0" w:space="0" w:color="auto"/>
            <w:bottom w:val="none" w:sz="0" w:space="0" w:color="auto"/>
            <w:right w:val="none" w:sz="0" w:space="0" w:color="auto"/>
          </w:divBdr>
        </w:div>
        <w:div w:id="1150561109">
          <w:marLeft w:val="480"/>
          <w:marRight w:val="0"/>
          <w:marTop w:val="0"/>
          <w:marBottom w:val="0"/>
          <w:divBdr>
            <w:top w:val="none" w:sz="0" w:space="0" w:color="auto"/>
            <w:left w:val="none" w:sz="0" w:space="0" w:color="auto"/>
            <w:bottom w:val="none" w:sz="0" w:space="0" w:color="auto"/>
            <w:right w:val="none" w:sz="0" w:space="0" w:color="auto"/>
          </w:divBdr>
        </w:div>
        <w:div w:id="1940523989">
          <w:marLeft w:val="480"/>
          <w:marRight w:val="0"/>
          <w:marTop w:val="0"/>
          <w:marBottom w:val="0"/>
          <w:divBdr>
            <w:top w:val="none" w:sz="0" w:space="0" w:color="auto"/>
            <w:left w:val="none" w:sz="0" w:space="0" w:color="auto"/>
            <w:bottom w:val="none" w:sz="0" w:space="0" w:color="auto"/>
            <w:right w:val="none" w:sz="0" w:space="0" w:color="auto"/>
          </w:divBdr>
        </w:div>
        <w:div w:id="876359959">
          <w:marLeft w:val="480"/>
          <w:marRight w:val="0"/>
          <w:marTop w:val="0"/>
          <w:marBottom w:val="0"/>
          <w:divBdr>
            <w:top w:val="none" w:sz="0" w:space="0" w:color="auto"/>
            <w:left w:val="none" w:sz="0" w:space="0" w:color="auto"/>
            <w:bottom w:val="none" w:sz="0" w:space="0" w:color="auto"/>
            <w:right w:val="none" w:sz="0" w:space="0" w:color="auto"/>
          </w:divBdr>
        </w:div>
        <w:div w:id="2051222121">
          <w:marLeft w:val="480"/>
          <w:marRight w:val="0"/>
          <w:marTop w:val="0"/>
          <w:marBottom w:val="0"/>
          <w:divBdr>
            <w:top w:val="none" w:sz="0" w:space="0" w:color="auto"/>
            <w:left w:val="none" w:sz="0" w:space="0" w:color="auto"/>
            <w:bottom w:val="none" w:sz="0" w:space="0" w:color="auto"/>
            <w:right w:val="none" w:sz="0" w:space="0" w:color="auto"/>
          </w:divBdr>
        </w:div>
        <w:div w:id="1767773938">
          <w:marLeft w:val="480"/>
          <w:marRight w:val="0"/>
          <w:marTop w:val="0"/>
          <w:marBottom w:val="0"/>
          <w:divBdr>
            <w:top w:val="none" w:sz="0" w:space="0" w:color="auto"/>
            <w:left w:val="none" w:sz="0" w:space="0" w:color="auto"/>
            <w:bottom w:val="none" w:sz="0" w:space="0" w:color="auto"/>
            <w:right w:val="none" w:sz="0" w:space="0" w:color="auto"/>
          </w:divBdr>
        </w:div>
        <w:div w:id="1442071392">
          <w:marLeft w:val="480"/>
          <w:marRight w:val="0"/>
          <w:marTop w:val="0"/>
          <w:marBottom w:val="0"/>
          <w:divBdr>
            <w:top w:val="none" w:sz="0" w:space="0" w:color="auto"/>
            <w:left w:val="none" w:sz="0" w:space="0" w:color="auto"/>
            <w:bottom w:val="none" w:sz="0" w:space="0" w:color="auto"/>
            <w:right w:val="none" w:sz="0" w:space="0" w:color="auto"/>
          </w:divBdr>
        </w:div>
        <w:div w:id="1538617978">
          <w:marLeft w:val="480"/>
          <w:marRight w:val="0"/>
          <w:marTop w:val="0"/>
          <w:marBottom w:val="0"/>
          <w:divBdr>
            <w:top w:val="none" w:sz="0" w:space="0" w:color="auto"/>
            <w:left w:val="none" w:sz="0" w:space="0" w:color="auto"/>
            <w:bottom w:val="none" w:sz="0" w:space="0" w:color="auto"/>
            <w:right w:val="none" w:sz="0" w:space="0" w:color="auto"/>
          </w:divBdr>
        </w:div>
      </w:divsChild>
    </w:div>
    <w:div w:id="1659654138">
      <w:bodyDiv w:val="1"/>
      <w:marLeft w:val="0"/>
      <w:marRight w:val="0"/>
      <w:marTop w:val="0"/>
      <w:marBottom w:val="0"/>
      <w:divBdr>
        <w:top w:val="none" w:sz="0" w:space="0" w:color="auto"/>
        <w:left w:val="none" w:sz="0" w:space="0" w:color="auto"/>
        <w:bottom w:val="none" w:sz="0" w:space="0" w:color="auto"/>
        <w:right w:val="none" w:sz="0" w:space="0" w:color="auto"/>
      </w:divBdr>
    </w:div>
    <w:div w:id="1725251799">
      <w:bodyDiv w:val="1"/>
      <w:marLeft w:val="0"/>
      <w:marRight w:val="0"/>
      <w:marTop w:val="0"/>
      <w:marBottom w:val="0"/>
      <w:divBdr>
        <w:top w:val="none" w:sz="0" w:space="0" w:color="auto"/>
        <w:left w:val="none" w:sz="0" w:space="0" w:color="auto"/>
        <w:bottom w:val="none" w:sz="0" w:space="0" w:color="auto"/>
        <w:right w:val="none" w:sz="0" w:space="0" w:color="auto"/>
      </w:divBdr>
    </w:div>
    <w:div w:id="1743790857">
      <w:bodyDiv w:val="1"/>
      <w:marLeft w:val="0"/>
      <w:marRight w:val="0"/>
      <w:marTop w:val="0"/>
      <w:marBottom w:val="0"/>
      <w:divBdr>
        <w:top w:val="none" w:sz="0" w:space="0" w:color="auto"/>
        <w:left w:val="none" w:sz="0" w:space="0" w:color="auto"/>
        <w:bottom w:val="none" w:sz="0" w:space="0" w:color="auto"/>
        <w:right w:val="none" w:sz="0" w:space="0" w:color="auto"/>
      </w:divBdr>
    </w:div>
    <w:div w:id="1745183677">
      <w:bodyDiv w:val="1"/>
      <w:marLeft w:val="0"/>
      <w:marRight w:val="0"/>
      <w:marTop w:val="0"/>
      <w:marBottom w:val="0"/>
      <w:divBdr>
        <w:top w:val="none" w:sz="0" w:space="0" w:color="auto"/>
        <w:left w:val="none" w:sz="0" w:space="0" w:color="auto"/>
        <w:bottom w:val="none" w:sz="0" w:space="0" w:color="auto"/>
        <w:right w:val="none" w:sz="0" w:space="0" w:color="auto"/>
      </w:divBdr>
      <w:divsChild>
        <w:div w:id="380326104">
          <w:marLeft w:val="480"/>
          <w:marRight w:val="0"/>
          <w:marTop w:val="0"/>
          <w:marBottom w:val="0"/>
          <w:divBdr>
            <w:top w:val="none" w:sz="0" w:space="0" w:color="auto"/>
            <w:left w:val="none" w:sz="0" w:space="0" w:color="auto"/>
            <w:bottom w:val="none" w:sz="0" w:space="0" w:color="auto"/>
            <w:right w:val="none" w:sz="0" w:space="0" w:color="auto"/>
          </w:divBdr>
        </w:div>
        <w:div w:id="572935168">
          <w:marLeft w:val="480"/>
          <w:marRight w:val="0"/>
          <w:marTop w:val="0"/>
          <w:marBottom w:val="0"/>
          <w:divBdr>
            <w:top w:val="none" w:sz="0" w:space="0" w:color="auto"/>
            <w:left w:val="none" w:sz="0" w:space="0" w:color="auto"/>
            <w:bottom w:val="none" w:sz="0" w:space="0" w:color="auto"/>
            <w:right w:val="none" w:sz="0" w:space="0" w:color="auto"/>
          </w:divBdr>
        </w:div>
        <w:div w:id="701058217">
          <w:marLeft w:val="480"/>
          <w:marRight w:val="0"/>
          <w:marTop w:val="0"/>
          <w:marBottom w:val="0"/>
          <w:divBdr>
            <w:top w:val="none" w:sz="0" w:space="0" w:color="auto"/>
            <w:left w:val="none" w:sz="0" w:space="0" w:color="auto"/>
            <w:bottom w:val="none" w:sz="0" w:space="0" w:color="auto"/>
            <w:right w:val="none" w:sz="0" w:space="0" w:color="auto"/>
          </w:divBdr>
        </w:div>
        <w:div w:id="186020171">
          <w:marLeft w:val="480"/>
          <w:marRight w:val="0"/>
          <w:marTop w:val="0"/>
          <w:marBottom w:val="0"/>
          <w:divBdr>
            <w:top w:val="none" w:sz="0" w:space="0" w:color="auto"/>
            <w:left w:val="none" w:sz="0" w:space="0" w:color="auto"/>
            <w:bottom w:val="none" w:sz="0" w:space="0" w:color="auto"/>
            <w:right w:val="none" w:sz="0" w:space="0" w:color="auto"/>
          </w:divBdr>
        </w:div>
        <w:div w:id="577448371">
          <w:marLeft w:val="480"/>
          <w:marRight w:val="0"/>
          <w:marTop w:val="0"/>
          <w:marBottom w:val="0"/>
          <w:divBdr>
            <w:top w:val="none" w:sz="0" w:space="0" w:color="auto"/>
            <w:left w:val="none" w:sz="0" w:space="0" w:color="auto"/>
            <w:bottom w:val="none" w:sz="0" w:space="0" w:color="auto"/>
            <w:right w:val="none" w:sz="0" w:space="0" w:color="auto"/>
          </w:divBdr>
        </w:div>
        <w:div w:id="393620956">
          <w:marLeft w:val="480"/>
          <w:marRight w:val="0"/>
          <w:marTop w:val="0"/>
          <w:marBottom w:val="0"/>
          <w:divBdr>
            <w:top w:val="none" w:sz="0" w:space="0" w:color="auto"/>
            <w:left w:val="none" w:sz="0" w:space="0" w:color="auto"/>
            <w:bottom w:val="none" w:sz="0" w:space="0" w:color="auto"/>
            <w:right w:val="none" w:sz="0" w:space="0" w:color="auto"/>
          </w:divBdr>
        </w:div>
        <w:div w:id="196234049">
          <w:marLeft w:val="480"/>
          <w:marRight w:val="0"/>
          <w:marTop w:val="0"/>
          <w:marBottom w:val="0"/>
          <w:divBdr>
            <w:top w:val="none" w:sz="0" w:space="0" w:color="auto"/>
            <w:left w:val="none" w:sz="0" w:space="0" w:color="auto"/>
            <w:bottom w:val="none" w:sz="0" w:space="0" w:color="auto"/>
            <w:right w:val="none" w:sz="0" w:space="0" w:color="auto"/>
          </w:divBdr>
        </w:div>
        <w:div w:id="526530278">
          <w:marLeft w:val="480"/>
          <w:marRight w:val="0"/>
          <w:marTop w:val="0"/>
          <w:marBottom w:val="0"/>
          <w:divBdr>
            <w:top w:val="none" w:sz="0" w:space="0" w:color="auto"/>
            <w:left w:val="none" w:sz="0" w:space="0" w:color="auto"/>
            <w:bottom w:val="none" w:sz="0" w:space="0" w:color="auto"/>
            <w:right w:val="none" w:sz="0" w:space="0" w:color="auto"/>
          </w:divBdr>
        </w:div>
        <w:div w:id="1099566885">
          <w:marLeft w:val="480"/>
          <w:marRight w:val="0"/>
          <w:marTop w:val="0"/>
          <w:marBottom w:val="0"/>
          <w:divBdr>
            <w:top w:val="none" w:sz="0" w:space="0" w:color="auto"/>
            <w:left w:val="none" w:sz="0" w:space="0" w:color="auto"/>
            <w:bottom w:val="none" w:sz="0" w:space="0" w:color="auto"/>
            <w:right w:val="none" w:sz="0" w:space="0" w:color="auto"/>
          </w:divBdr>
        </w:div>
        <w:div w:id="1089427388">
          <w:marLeft w:val="480"/>
          <w:marRight w:val="0"/>
          <w:marTop w:val="0"/>
          <w:marBottom w:val="0"/>
          <w:divBdr>
            <w:top w:val="none" w:sz="0" w:space="0" w:color="auto"/>
            <w:left w:val="none" w:sz="0" w:space="0" w:color="auto"/>
            <w:bottom w:val="none" w:sz="0" w:space="0" w:color="auto"/>
            <w:right w:val="none" w:sz="0" w:space="0" w:color="auto"/>
          </w:divBdr>
        </w:div>
        <w:div w:id="1555504476">
          <w:marLeft w:val="480"/>
          <w:marRight w:val="0"/>
          <w:marTop w:val="0"/>
          <w:marBottom w:val="0"/>
          <w:divBdr>
            <w:top w:val="none" w:sz="0" w:space="0" w:color="auto"/>
            <w:left w:val="none" w:sz="0" w:space="0" w:color="auto"/>
            <w:bottom w:val="none" w:sz="0" w:space="0" w:color="auto"/>
            <w:right w:val="none" w:sz="0" w:space="0" w:color="auto"/>
          </w:divBdr>
        </w:div>
        <w:div w:id="879977223">
          <w:marLeft w:val="480"/>
          <w:marRight w:val="0"/>
          <w:marTop w:val="0"/>
          <w:marBottom w:val="0"/>
          <w:divBdr>
            <w:top w:val="none" w:sz="0" w:space="0" w:color="auto"/>
            <w:left w:val="none" w:sz="0" w:space="0" w:color="auto"/>
            <w:bottom w:val="none" w:sz="0" w:space="0" w:color="auto"/>
            <w:right w:val="none" w:sz="0" w:space="0" w:color="auto"/>
          </w:divBdr>
        </w:div>
        <w:div w:id="34232003">
          <w:marLeft w:val="480"/>
          <w:marRight w:val="0"/>
          <w:marTop w:val="0"/>
          <w:marBottom w:val="0"/>
          <w:divBdr>
            <w:top w:val="none" w:sz="0" w:space="0" w:color="auto"/>
            <w:left w:val="none" w:sz="0" w:space="0" w:color="auto"/>
            <w:bottom w:val="none" w:sz="0" w:space="0" w:color="auto"/>
            <w:right w:val="none" w:sz="0" w:space="0" w:color="auto"/>
          </w:divBdr>
        </w:div>
        <w:div w:id="500395431">
          <w:marLeft w:val="480"/>
          <w:marRight w:val="0"/>
          <w:marTop w:val="0"/>
          <w:marBottom w:val="0"/>
          <w:divBdr>
            <w:top w:val="none" w:sz="0" w:space="0" w:color="auto"/>
            <w:left w:val="none" w:sz="0" w:space="0" w:color="auto"/>
            <w:bottom w:val="none" w:sz="0" w:space="0" w:color="auto"/>
            <w:right w:val="none" w:sz="0" w:space="0" w:color="auto"/>
          </w:divBdr>
        </w:div>
        <w:div w:id="392045004">
          <w:marLeft w:val="480"/>
          <w:marRight w:val="0"/>
          <w:marTop w:val="0"/>
          <w:marBottom w:val="0"/>
          <w:divBdr>
            <w:top w:val="none" w:sz="0" w:space="0" w:color="auto"/>
            <w:left w:val="none" w:sz="0" w:space="0" w:color="auto"/>
            <w:bottom w:val="none" w:sz="0" w:space="0" w:color="auto"/>
            <w:right w:val="none" w:sz="0" w:space="0" w:color="auto"/>
          </w:divBdr>
        </w:div>
        <w:div w:id="1748576989">
          <w:marLeft w:val="480"/>
          <w:marRight w:val="0"/>
          <w:marTop w:val="0"/>
          <w:marBottom w:val="0"/>
          <w:divBdr>
            <w:top w:val="none" w:sz="0" w:space="0" w:color="auto"/>
            <w:left w:val="none" w:sz="0" w:space="0" w:color="auto"/>
            <w:bottom w:val="none" w:sz="0" w:space="0" w:color="auto"/>
            <w:right w:val="none" w:sz="0" w:space="0" w:color="auto"/>
          </w:divBdr>
        </w:div>
        <w:div w:id="983848241">
          <w:marLeft w:val="480"/>
          <w:marRight w:val="0"/>
          <w:marTop w:val="0"/>
          <w:marBottom w:val="0"/>
          <w:divBdr>
            <w:top w:val="none" w:sz="0" w:space="0" w:color="auto"/>
            <w:left w:val="none" w:sz="0" w:space="0" w:color="auto"/>
            <w:bottom w:val="none" w:sz="0" w:space="0" w:color="auto"/>
            <w:right w:val="none" w:sz="0" w:space="0" w:color="auto"/>
          </w:divBdr>
        </w:div>
        <w:div w:id="1298031757">
          <w:marLeft w:val="480"/>
          <w:marRight w:val="0"/>
          <w:marTop w:val="0"/>
          <w:marBottom w:val="0"/>
          <w:divBdr>
            <w:top w:val="none" w:sz="0" w:space="0" w:color="auto"/>
            <w:left w:val="none" w:sz="0" w:space="0" w:color="auto"/>
            <w:bottom w:val="none" w:sz="0" w:space="0" w:color="auto"/>
            <w:right w:val="none" w:sz="0" w:space="0" w:color="auto"/>
          </w:divBdr>
        </w:div>
        <w:div w:id="1087844483">
          <w:marLeft w:val="480"/>
          <w:marRight w:val="0"/>
          <w:marTop w:val="0"/>
          <w:marBottom w:val="0"/>
          <w:divBdr>
            <w:top w:val="none" w:sz="0" w:space="0" w:color="auto"/>
            <w:left w:val="none" w:sz="0" w:space="0" w:color="auto"/>
            <w:bottom w:val="none" w:sz="0" w:space="0" w:color="auto"/>
            <w:right w:val="none" w:sz="0" w:space="0" w:color="auto"/>
          </w:divBdr>
        </w:div>
        <w:div w:id="2004619512">
          <w:marLeft w:val="480"/>
          <w:marRight w:val="0"/>
          <w:marTop w:val="0"/>
          <w:marBottom w:val="0"/>
          <w:divBdr>
            <w:top w:val="none" w:sz="0" w:space="0" w:color="auto"/>
            <w:left w:val="none" w:sz="0" w:space="0" w:color="auto"/>
            <w:bottom w:val="none" w:sz="0" w:space="0" w:color="auto"/>
            <w:right w:val="none" w:sz="0" w:space="0" w:color="auto"/>
          </w:divBdr>
        </w:div>
        <w:div w:id="305815536">
          <w:marLeft w:val="480"/>
          <w:marRight w:val="0"/>
          <w:marTop w:val="0"/>
          <w:marBottom w:val="0"/>
          <w:divBdr>
            <w:top w:val="none" w:sz="0" w:space="0" w:color="auto"/>
            <w:left w:val="none" w:sz="0" w:space="0" w:color="auto"/>
            <w:bottom w:val="none" w:sz="0" w:space="0" w:color="auto"/>
            <w:right w:val="none" w:sz="0" w:space="0" w:color="auto"/>
          </w:divBdr>
        </w:div>
        <w:div w:id="739407324">
          <w:marLeft w:val="480"/>
          <w:marRight w:val="0"/>
          <w:marTop w:val="0"/>
          <w:marBottom w:val="0"/>
          <w:divBdr>
            <w:top w:val="none" w:sz="0" w:space="0" w:color="auto"/>
            <w:left w:val="none" w:sz="0" w:space="0" w:color="auto"/>
            <w:bottom w:val="none" w:sz="0" w:space="0" w:color="auto"/>
            <w:right w:val="none" w:sz="0" w:space="0" w:color="auto"/>
          </w:divBdr>
        </w:div>
        <w:div w:id="905334363">
          <w:marLeft w:val="480"/>
          <w:marRight w:val="0"/>
          <w:marTop w:val="0"/>
          <w:marBottom w:val="0"/>
          <w:divBdr>
            <w:top w:val="none" w:sz="0" w:space="0" w:color="auto"/>
            <w:left w:val="none" w:sz="0" w:space="0" w:color="auto"/>
            <w:bottom w:val="none" w:sz="0" w:space="0" w:color="auto"/>
            <w:right w:val="none" w:sz="0" w:space="0" w:color="auto"/>
          </w:divBdr>
        </w:div>
        <w:div w:id="1194462445">
          <w:marLeft w:val="480"/>
          <w:marRight w:val="0"/>
          <w:marTop w:val="0"/>
          <w:marBottom w:val="0"/>
          <w:divBdr>
            <w:top w:val="none" w:sz="0" w:space="0" w:color="auto"/>
            <w:left w:val="none" w:sz="0" w:space="0" w:color="auto"/>
            <w:bottom w:val="none" w:sz="0" w:space="0" w:color="auto"/>
            <w:right w:val="none" w:sz="0" w:space="0" w:color="auto"/>
          </w:divBdr>
        </w:div>
        <w:div w:id="65424116">
          <w:marLeft w:val="480"/>
          <w:marRight w:val="0"/>
          <w:marTop w:val="0"/>
          <w:marBottom w:val="0"/>
          <w:divBdr>
            <w:top w:val="none" w:sz="0" w:space="0" w:color="auto"/>
            <w:left w:val="none" w:sz="0" w:space="0" w:color="auto"/>
            <w:bottom w:val="none" w:sz="0" w:space="0" w:color="auto"/>
            <w:right w:val="none" w:sz="0" w:space="0" w:color="auto"/>
          </w:divBdr>
        </w:div>
        <w:div w:id="90316610">
          <w:marLeft w:val="480"/>
          <w:marRight w:val="0"/>
          <w:marTop w:val="0"/>
          <w:marBottom w:val="0"/>
          <w:divBdr>
            <w:top w:val="none" w:sz="0" w:space="0" w:color="auto"/>
            <w:left w:val="none" w:sz="0" w:space="0" w:color="auto"/>
            <w:bottom w:val="none" w:sz="0" w:space="0" w:color="auto"/>
            <w:right w:val="none" w:sz="0" w:space="0" w:color="auto"/>
          </w:divBdr>
        </w:div>
        <w:div w:id="975985215">
          <w:marLeft w:val="480"/>
          <w:marRight w:val="0"/>
          <w:marTop w:val="0"/>
          <w:marBottom w:val="0"/>
          <w:divBdr>
            <w:top w:val="none" w:sz="0" w:space="0" w:color="auto"/>
            <w:left w:val="none" w:sz="0" w:space="0" w:color="auto"/>
            <w:bottom w:val="none" w:sz="0" w:space="0" w:color="auto"/>
            <w:right w:val="none" w:sz="0" w:space="0" w:color="auto"/>
          </w:divBdr>
        </w:div>
        <w:div w:id="1840072952">
          <w:marLeft w:val="480"/>
          <w:marRight w:val="0"/>
          <w:marTop w:val="0"/>
          <w:marBottom w:val="0"/>
          <w:divBdr>
            <w:top w:val="none" w:sz="0" w:space="0" w:color="auto"/>
            <w:left w:val="none" w:sz="0" w:space="0" w:color="auto"/>
            <w:bottom w:val="none" w:sz="0" w:space="0" w:color="auto"/>
            <w:right w:val="none" w:sz="0" w:space="0" w:color="auto"/>
          </w:divBdr>
        </w:div>
        <w:div w:id="2022198801">
          <w:marLeft w:val="480"/>
          <w:marRight w:val="0"/>
          <w:marTop w:val="0"/>
          <w:marBottom w:val="0"/>
          <w:divBdr>
            <w:top w:val="none" w:sz="0" w:space="0" w:color="auto"/>
            <w:left w:val="none" w:sz="0" w:space="0" w:color="auto"/>
            <w:bottom w:val="none" w:sz="0" w:space="0" w:color="auto"/>
            <w:right w:val="none" w:sz="0" w:space="0" w:color="auto"/>
          </w:divBdr>
        </w:div>
        <w:div w:id="580725130">
          <w:marLeft w:val="480"/>
          <w:marRight w:val="0"/>
          <w:marTop w:val="0"/>
          <w:marBottom w:val="0"/>
          <w:divBdr>
            <w:top w:val="none" w:sz="0" w:space="0" w:color="auto"/>
            <w:left w:val="none" w:sz="0" w:space="0" w:color="auto"/>
            <w:bottom w:val="none" w:sz="0" w:space="0" w:color="auto"/>
            <w:right w:val="none" w:sz="0" w:space="0" w:color="auto"/>
          </w:divBdr>
        </w:div>
        <w:div w:id="1625846867">
          <w:marLeft w:val="480"/>
          <w:marRight w:val="0"/>
          <w:marTop w:val="0"/>
          <w:marBottom w:val="0"/>
          <w:divBdr>
            <w:top w:val="none" w:sz="0" w:space="0" w:color="auto"/>
            <w:left w:val="none" w:sz="0" w:space="0" w:color="auto"/>
            <w:bottom w:val="none" w:sz="0" w:space="0" w:color="auto"/>
            <w:right w:val="none" w:sz="0" w:space="0" w:color="auto"/>
          </w:divBdr>
        </w:div>
        <w:div w:id="299044957">
          <w:marLeft w:val="480"/>
          <w:marRight w:val="0"/>
          <w:marTop w:val="0"/>
          <w:marBottom w:val="0"/>
          <w:divBdr>
            <w:top w:val="none" w:sz="0" w:space="0" w:color="auto"/>
            <w:left w:val="none" w:sz="0" w:space="0" w:color="auto"/>
            <w:bottom w:val="none" w:sz="0" w:space="0" w:color="auto"/>
            <w:right w:val="none" w:sz="0" w:space="0" w:color="auto"/>
          </w:divBdr>
        </w:div>
        <w:div w:id="344408371">
          <w:marLeft w:val="480"/>
          <w:marRight w:val="0"/>
          <w:marTop w:val="0"/>
          <w:marBottom w:val="0"/>
          <w:divBdr>
            <w:top w:val="none" w:sz="0" w:space="0" w:color="auto"/>
            <w:left w:val="none" w:sz="0" w:space="0" w:color="auto"/>
            <w:bottom w:val="none" w:sz="0" w:space="0" w:color="auto"/>
            <w:right w:val="none" w:sz="0" w:space="0" w:color="auto"/>
          </w:divBdr>
        </w:div>
        <w:div w:id="1943341008">
          <w:marLeft w:val="480"/>
          <w:marRight w:val="0"/>
          <w:marTop w:val="0"/>
          <w:marBottom w:val="0"/>
          <w:divBdr>
            <w:top w:val="none" w:sz="0" w:space="0" w:color="auto"/>
            <w:left w:val="none" w:sz="0" w:space="0" w:color="auto"/>
            <w:bottom w:val="none" w:sz="0" w:space="0" w:color="auto"/>
            <w:right w:val="none" w:sz="0" w:space="0" w:color="auto"/>
          </w:divBdr>
        </w:div>
        <w:div w:id="1141650881">
          <w:marLeft w:val="480"/>
          <w:marRight w:val="0"/>
          <w:marTop w:val="0"/>
          <w:marBottom w:val="0"/>
          <w:divBdr>
            <w:top w:val="none" w:sz="0" w:space="0" w:color="auto"/>
            <w:left w:val="none" w:sz="0" w:space="0" w:color="auto"/>
            <w:bottom w:val="none" w:sz="0" w:space="0" w:color="auto"/>
            <w:right w:val="none" w:sz="0" w:space="0" w:color="auto"/>
          </w:divBdr>
        </w:div>
        <w:div w:id="2133471509">
          <w:marLeft w:val="480"/>
          <w:marRight w:val="0"/>
          <w:marTop w:val="0"/>
          <w:marBottom w:val="0"/>
          <w:divBdr>
            <w:top w:val="none" w:sz="0" w:space="0" w:color="auto"/>
            <w:left w:val="none" w:sz="0" w:space="0" w:color="auto"/>
            <w:bottom w:val="none" w:sz="0" w:space="0" w:color="auto"/>
            <w:right w:val="none" w:sz="0" w:space="0" w:color="auto"/>
          </w:divBdr>
        </w:div>
        <w:div w:id="447625044">
          <w:marLeft w:val="480"/>
          <w:marRight w:val="0"/>
          <w:marTop w:val="0"/>
          <w:marBottom w:val="0"/>
          <w:divBdr>
            <w:top w:val="none" w:sz="0" w:space="0" w:color="auto"/>
            <w:left w:val="none" w:sz="0" w:space="0" w:color="auto"/>
            <w:bottom w:val="none" w:sz="0" w:space="0" w:color="auto"/>
            <w:right w:val="none" w:sz="0" w:space="0" w:color="auto"/>
          </w:divBdr>
        </w:div>
        <w:div w:id="1686975354">
          <w:marLeft w:val="480"/>
          <w:marRight w:val="0"/>
          <w:marTop w:val="0"/>
          <w:marBottom w:val="0"/>
          <w:divBdr>
            <w:top w:val="none" w:sz="0" w:space="0" w:color="auto"/>
            <w:left w:val="none" w:sz="0" w:space="0" w:color="auto"/>
            <w:bottom w:val="none" w:sz="0" w:space="0" w:color="auto"/>
            <w:right w:val="none" w:sz="0" w:space="0" w:color="auto"/>
          </w:divBdr>
        </w:div>
        <w:div w:id="970938295">
          <w:marLeft w:val="480"/>
          <w:marRight w:val="0"/>
          <w:marTop w:val="0"/>
          <w:marBottom w:val="0"/>
          <w:divBdr>
            <w:top w:val="none" w:sz="0" w:space="0" w:color="auto"/>
            <w:left w:val="none" w:sz="0" w:space="0" w:color="auto"/>
            <w:bottom w:val="none" w:sz="0" w:space="0" w:color="auto"/>
            <w:right w:val="none" w:sz="0" w:space="0" w:color="auto"/>
          </w:divBdr>
        </w:div>
        <w:div w:id="1974823810">
          <w:marLeft w:val="480"/>
          <w:marRight w:val="0"/>
          <w:marTop w:val="0"/>
          <w:marBottom w:val="0"/>
          <w:divBdr>
            <w:top w:val="none" w:sz="0" w:space="0" w:color="auto"/>
            <w:left w:val="none" w:sz="0" w:space="0" w:color="auto"/>
            <w:bottom w:val="none" w:sz="0" w:space="0" w:color="auto"/>
            <w:right w:val="none" w:sz="0" w:space="0" w:color="auto"/>
          </w:divBdr>
        </w:div>
        <w:div w:id="647780693">
          <w:marLeft w:val="480"/>
          <w:marRight w:val="0"/>
          <w:marTop w:val="0"/>
          <w:marBottom w:val="0"/>
          <w:divBdr>
            <w:top w:val="none" w:sz="0" w:space="0" w:color="auto"/>
            <w:left w:val="none" w:sz="0" w:space="0" w:color="auto"/>
            <w:bottom w:val="none" w:sz="0" w:space="0" w:color="auto"/>
            <w:right w:val="none" w:sz="0" w:space="0" w:color="auto"/>
          </w:divBdr>
        </w:div>
        <w:div w:id="636955945">
          <w:marLeft w:val="480"/>
          <w:marRight w:val="0"/>
          <w:marTop w:val="0"/>
          <w:marBottom w:val="0"/>
          <w:divBdr>
            <w:top w:val="none" w:sz="0" w:space="0" w:color="auto"/>
            <w:left w:val="none" w:sz="0" w:space="0" w:color="auto"/>
            <w:bottom w:val="none" w:sz="0" w:space="0" w:color="auto"/>
            <w:right w:val="none" w:sz="0" w:space="0" w:color="auto"/>
          </w:divBdr>
        </w:div>
        <w:div w:id="650719680">
          <w:marLeft w:val="480"/>
          <w:marRight w:val="0"/>
          <w:marTop w:val="0"/>
          <w:marBottom w:val="0"/>
          <w:divBdr>
            <w:top w:val="none" w:sz="0" w:space="0" w:color="auto"/>
            <w:left w:val="none" w:sz="0" w:space="0" w:color="auto"/>
            <w:bottom w:val="none" w:sz="0" w:space="0" w:color="auto"/>
            <w:right w:val="none" w:sz="0" w:space="0" w:color="auto"/>
          </w:divBdr>
        </w:div>
        <w:div w:id="583031715">
          <w:marLeft w:val="480"/>
          <w:marRight w:val="0"/>
          <w:marTop w:val="0"/>
          <w:marBottom w:val="0"/>
          <w:divBdr>
            <w:top w:val="none" w:sz="0" w:space="0" w:color="auto"/>
            <w:left w:val="none" w:sz="0" w:space="0" w:color="auto"/>
            <w:bottom w:val="none" w:sz="0" w:space="0" w:color="auto"/>
            <w:right w:val="none" w:sz="0" w:space="0" w:color="auto"/>
          </w:divBdr>
        </w:div>
        <w:div w:id="538737720">
          <w:marLeft w:val="480"/>
          <w:marRight w:val="0"/>
          <w:marTop w:val="0"/>
          <w:marBottom w:val="0"/>
          <w:divBdr>
            <w:top w:val="none" w:sz="0" w:space="0" w:color="auto"/>
            <w:left w:val="none" w:sz="0" w:space="0" w:color="auto"/>
            <w:bottom w:val="none" w:sz="0" w:space="0" w:color="auto"/>
            <w:right w:val="none" w:sz="0" w:space="0" w:color="auto"/>
          </w:divBdr>
        </w:div>
      </w:divsChild>
    </w:div>
    <w:div w:id="1801999461">
      <w:bodyDiv w:val="1"/>
      <w:marLeft w:val="0"/>
      <w:marRight w:val="0"/>
      <w:marTop w:val="0"/>
      <w:marBottom w:val="0"/>
      <w:divBdr>
        <w:top w:val="none" w:sz="0" w:space="0" w:color="auto"/>
        <w:left w:val="none" w:sz="0" w:space="0" w:color="auto"/>
        <w:bottom w:val="none" w:sz="0" w:space="0" w:color="auto"/>
        <w:right w:val="none" w:sz="0" w:space="0" w:color="auto"/>
      </w:divBdr>
      <w:divsChild>
        <w:div w:id="1152673410">
          <w:marLeft w:val="480"/>
          <w:marRight w:val="0"/>
          <w:marTop w:val="0"/>
          <w:marBottom w:val="0"/>
          <w:divBdr>
            <w:top w:val="none" w:sz="0" w:space="0" w:color="auto"/>
            <w:left w:val="none" w:sz="0" w:space="0" w:color="auto"/>
            <w:bottom w:val="none" w:sz="0" w:space="0" w:color="auto"/>
            <w:right w:val="none" w:sz="0" w:space="0" w:color="auto"/>
          </w:divBdr>
        </w:div>
        <w:div w:id="1136341017">
          <w:marLeft w:val="480"/>
          <w:marRight w:val="0"/>
          <w:marTop w:val="0"/>
          <w:marBottom w:val="0"/>
          <w:divBdr>
            <w:top w:val="none" w:sz="0" w:space="0" w:color="auto"/>
            <w:left w:val="none" w:sz="0" w:space="0" w:color="auto"/>
            <w:bottom w:val="none" w:sz="0" w:space="0" w:color="auto"/>
            <w:right w:val="none" w:sz="0" w:space="0" w:color="auto"/>
          </w:divBdr>
        </w:div>
        <w:div w:id="685642955">
          <w:marLeft w:val="480"/>
          <w:marRight w:val="0"/>
          <w:marTop w:val="0"/>
          <w:marBottom w:val="0"/>
          <w:divBdr>
            <w:top w:val="none" w:sz="0" w:space="0" w:color="auto"/>
            <w:left w:val="none" w:sz="0" w:space="0" w:color="auto"/>
            <w:bottom w:val="none" w:sz="0" w:space="0" w:color="auto"/>
            <w:right w:val="none" w:sz="0" w:space="0" w:color="auto"/>
          </w:divBdr>
        </w:div>
        <w:div w:id="388505776">
          <w:marLeft w:val="480"/>
          <w:marRight w:val="0"/>
          <w:marTop w:val="0"/>
          <w:marBottom w:val="0"/>
          <w:divBdr>
            <w:top w:val="none" w:sz="0" w:space="0" w:color="auto"/>
            <w:left w:val="none" w:sz="0" w:space="0" w:color="auto"/>
            <w:bottom w:val="none" w:sz="0" w:space="0" w:color="auto"/>
            <w:right w:val="none" w:sz="0" w:space="0" w:color="auto"/>
          </w:divBdr>
        </w:div>
        <w:div w:id="1518694772">
          <w:marLeft w:val="480"/>
          <w:marRight w:val="0"/>
          <w:marTop w:val="0"/>
          <w:marBottom w:val="0"/>
          <w:divBdr>
            <w:top w:val="none" w:sz="0" w:space="0" w:color="auto"/>
            <w:left w:val="none" w:sz="0" w:space="0" w:color="auto"/>
            <w:bottom w:val="none" w:sz="0" w:space="0" w:color="auto"/>
            <w:right w:val="none" w:sz="0" w:space="0" w:color="auto"/>
          </w:divBdr>
        </w:div>
        <w:div w:id="290206811">
          <w:marLeft w:val="480"/>
          <w:marRight w:val="0"/>
          <w:marTop w:val="0"/>
          <w:marBottom w:val="0"/>
          <w:divBdr>
            <w:top w:val="none" w:sz="0" w:space="0" w:color="auto"/>
            <w:left w:val="none" w:sz="0" w:space="0" w:color="auto"/>
            <w:bottom w:val="none" w:sz="0" w:space="0" w:color="auto"/>
            <w:right w:val="none" w:sz="0" w:space="0" w:color="auto"/>
          </w:divBdr>
        </w:div>
        <w:div w:id="597758549">
          <w:marLeft w:val="480"/>
          <w:marRight w:val="0"/>
          <w:marTop w:val="0"/>
          <w:marBottom w:val="0"/>
          <w:divBdr>
            <w:top w:val="none" w:sz="0" w:space="0" w:color="auto"/>
            <w:left w:val="none" w:sz="0" w:space="0" w:color="auto"/>
            <w:bottom w:val="none" w:sz="0" w:space="0" w:color="auto"/>
            <w:right w:val="none" w:sz="0" w:space="0" w:color="auto"/>
          </w:divBdr>
        </w:div>
        <w:div w:id="1238172614">
          <w:marLeft w:val="480"/>
          <w:marRight w:val="0"/>
          <w:marTop w:val="0"/>
          <w:marBottom w:val="0"/>
          <w:divBdr>
            <w:top w:val="none" w:sz="0" w:space="0" w:color="auto"/>
            <w:left w:val="none" w:sz="0" w:space="0" w:color="auto"/>
            <w:bottom w:val="none" w:sz="0" w:space="0" w:color="auto"/>
            <w:right w:val="none" w:sz="0" w:space="0" w:color="auto"/>
          </w:divBdr>
        </w:div>
        <w:div w:id="2111006473">
          <w:marLeft w:val="480"/>
          <w:marRight w:val="0"/>
          <w:marTop w:val="0"/>
          <w:marBottom w:val="0"/>
          <w:divBdr>
            <w:top w:val="none" w:sz="0" w:space="0" w:color="auto"/>
            <w:left w:val="none" w:sz="0" w:space="0" w:color="auto"/>
            <w:bottom w:val="none" w:sz="0" w:space="0" w:color="auto"/>
            <w:right w:val="none" w:sz="0" w:space="0" w:color="auto"/>
          </w:divBdr>
        </w:div>
        <w:div w:id="1890024051">
          <w:marLeft w:val="480"/>
          <w:marRight w:val="0"/>
          <w:marTop w:val="0"/>
          <w:marBottom w:val="0"/>
          <w:divBdr>
            <w:top w:val="none" w:sz="0" w:space="0" w:color="auto"/>
            <w:left w:val="none" w:sz="0" w:space="0" w:color="auto"/>
            <w:bottom w:val="none" w:sz="0" w:space="0" w:color="auto"/>
            <w:right w:val="none" w:sz="0" w:space="0" w:color="auto"/>
          </w:divBdr>
        </w:div>
        <w:div w:id="1669363806">
          <w:marLeft w:val="480"/>
          <w:marRight w:val="0"/>
          <w:marTop w:val="0"/>
          <w:marBottom w:val="0"/>
          <w:divBdr>
            <w:top w:val="none" w:sz="0" w:space="0" w:color="auto"/>
            <w:left w:val="none" w:sz="0" w:space="0" w:color="auto"/>
            <w:bottom w:val="none" w:sz="0" w:space="0" w:color="auto"/>
            <w:right w:val="none" w:sz="0" w:space="0" w:color="auto"/>
          </w:divBdr>
        </w:div>
        <w:div w:id="202443100">
          <w:marLeft w:val="480"/>
          <w:marRight w:val="0"/>
          <w:marTop w:val="0"/>
          <w:marBottom w:val="0"/>
          <w:divBdr>
            <w:top w:val="none" w:sz="0" w:space="0" w:color="auto"/>
            <w:left w:val="none" w:sz="0" w:space="0" w:color="auto"/>
            <w:bottom w:val="none" w:sz="0" w:space="0" w:color="auto"/>
            <w:right w:val="none" w:sz="0" w:space="0" w:color="auto"/>
          </w:divBdr>
        </w:div>
        <w:div w:id="558325307">
          <w:marLeft w:val="480"/>
          <w:marRight w:val="0"/>
          <w:marTop w:val="0"/>
          <w:marBottom w:val="0"/>
          <w:divBdr>
            <w:top w:val="none" w:sz="0" w:space="0" w:color="auto"/>
            <w:left w:val="none" w:sz="0" w:space="0" w:color="auto"/>
            <w:bottom w:val="none" w:sz="0" w:space="0" w:color="auto"/>
            <w:right w:val="none" w:sz="0" w:space="0" w:color="auto"/>
          </w:divBdr>
        </w:div>
        <w:div w:id="903830727">
          <w:marLeft w:val="480"/>
          <w:marRight w:val="0"/>
          <w:marTop w:val="0"/>
          <w:marBottom w:val="0"/>
          <w:divBdr>
            <w:top w:val="none" w:sz="0" w:space="0" w:color="auto"/>
            <w:left w:val="none" w:sz="0" w:space="0" w:color="auto"/>
            <w:bottom w:val="none" w:sz="0" w:space="0" w:color="auto"/>
            <w:right w:val="none" w:sz="0" w:space="0" w:color="auto"/>
          </w:divBdr>
        </w:div>
        <w:div w:id="2102139510">
          <w:marLeft w:val="480"/>
          <w:marRight w:val="0"/>
          <w:marTop w:val="0"/>
          <w:marBottom w:val="0"/>
          <w:divBdr>
            <w:top w:val="none" w:sz="0" w:space="0" w:color="auto"/>
            <w:left w:val="none" w:sz="0" w:space="0" w:color="auto"/>
            <w:bottom w:val="none" w:sz="0" w:space="0" w:color="auto"/>
            <w:right w:val="none" w:sz="0" w:space="0" w:color="auto"/>
          </w:divBdr>
        </w:div>
        <w:div w:id="1089737161">
          <w:marLeft w:val="480"/>
          <w:marRight w:val="0"/>
          <w:marTop w:val="0"/>
          <w:marBottom w:val="0"/>
          <w:divBdr>
            <w:top w:val="none" w:sz="0" w:space="0" w:color="auto"/>
            <w:left w:val="none" w:sz="0" w:space="0" w:color="auto"/>
            <w:bottom w:val="none" w:sz="0" w:space="0" w:color="auto"/>
            <w:right w:val="none" w:sz="0" w:space="0" w:color="auto"/>
          </w:divBdr>
        </w:div>
        <w:div w:id="703867649">
          <w:marLeft w:val="480"/>
          <w:marRight w:val="0"/>
          <w:marTop w:val="0"/>
          <w:marBottom w:val="0"/>
          <w:divBdr>
            <w:top w:val="none" w:sz="0" w:space="0" w:color="auto"/>
            <w:left w:val="none" w:sz="0" w:space="0" w:color="auto"/>
            <w:bottom w:val="none" w:sz="0" w:space="0" w:color="auto"/>
            <w:right w:val="none" w:sz="0" w:space="0" w:color="auto"/>
          </w:divBdr>
        </w:div>
        <w:div w:id="597256611">
          <w:marLeft w:val="480"/>
          <w:marRight w:val="0"/>
          <w:marTop w:val="0"/>
          <w:marBottom w:val="0"/>
          <w:divBdr>
            <w:top w:val="none" w:sz="0" w:space="0" w:color="auto"/>
            <w:left w:val="none" w:sz="0" w:space="0" w:color="auto"/>
            <w:bottom w:val="none" w:sz="0" w:space="0" w:color="auto"/>
            <w:right w:val="none" w:sz="0" w:space="0" w:color="auto"/>
          </w:divBdr>
        </w:div>
        <w:div w:id="496119380">
          <w:marLeft w:val="480"/>
          <w:marRight w:val="0"/>
          <w:marTop w:val="0"/>
          <w:marBottom w:val="0"/>
          <w:divBdr>
            <w:top w:val="none" w:sz="0" w:space="0" w:color="auto"/>
            <w:left w:val="none" w:sz="0" w:space="0" w:color="auto"/>
            <w:bottom w:val="none" w:sz="0" w:space="0" w:color="auto"/>
            <w:right w:val="none" w:sz="0" w:space="0" w:color="auto"/>
          </w:divBdr>
        </w:div>
        <w:div w:id="1910117414">
          <w:marLeft w:val="480"/>
          <w:marRight w:val="0"/>
          <w:marTop w:val="0"/>
          <w:marBottom w:val="0"/>
          <w:divBdr>
            <w:top w:val="none" w:sz="0" w:space="0" w:color="auto"/>
            <w:left w:val="none" w:sz="0" w:space="0" w:color="auto"/>
            <w:bottom w:val="none" w:sz="0" w:space="0" w:color="auto"/>
            <w:right w:val="none" w:sz="0" w:space="0" w:color="auto"/>
          </w:divBdr>
        </w:div>
        <w:div w:id="1007441308">
          <w:marLeft w:val="480"/>
          <w:marRight w:val="0"/>
          <w:marTop w:val="0"/>
          <w:marBottom w:val="0"/>
          <w:divBdr>
            <w:top w:val="none" w:sz="0" w:space="0" w:color="auto"/>
            <w:left w:val="none" w:sz="0" w:space="0" w:color="auto"/>
            <w:bottom w:val="none" w:sz="0" w:space="0" w:color="auto"/>
            <w:right w:val="none" w:sz="0" w:space="0" w:color="auto"/>
          </w:divBdr>
        </w:div>
        <w:div w:id="745802395">
          <w:marLeft w:val="480"/>
          <w:marRight w:val="0"/>
          <w:marTop w:val="0"/>
          <w:marBottom w:val="0"/>
          <w:divBdr>
            <w:top w:val="none" w:sz="0" w:space="0" w:color="auto"/>
            <w:left w:val="none" w:sz="0" w:space="0" w:color="auto"/>
            <w:bottom w:val="none" w:sz="0" w:space="0" w:color="auto"/>
            <w:right w:val="none" w:sz="0" w:space="0" w:color="auto"/>
          </w:divBdr>
        </w:div>
        <w:div w:id="2002998360">
          <w:marLeft w:val="480"/>
          <w:marRight w:val="0"/>
          <w:marTop w:val="0"/>
          <w:marBottom w:val="0"/>
          <w:divBdr>
            <w:top w:val="none" w:sz="0" w:space="0" w:color="auto"/>
            <w:left w:val="none" w:sz="0" w:space="0" w:color="auto"/>
            <w:bottom w:val="none" w:sz="0" w:space="0" w:color="auto"/>
            <w:right w:val="none" w:sz="0" w:space="0" w:color="auto"/>
          </w:divBdr>
        </w:div>
        <w:div w:id="2139493720">
          <w:marLeft w:val="480"/>
          <w:marRight w:val="0"/>
          <w:marTop w:val="0"/>
          <w:marBottom w:val="0"/>
          <w:divBdr>
            <w:top w:val="none" w:sz="0" w:space="0" w:color="auto"/>
            <w:left w:val="none" w:sz="0" w:space="0" w:color="auto"/>
            <w:bottom w:val="none" w:sz="0" w:space="0" w:color="auto"/>
            <w:right w:val="none" w:sz="0" w:space="0" w:color="auto"/>
          </w:divBdr>
        </w:div>
        <w:div w:id="609550695">
          <w:marLeft w:val="480"/>
          <w:marRight w:val="0"/>
          <w:marTop w:val="0"/>
          <w:marBottom w:val="0"/>
          <w:divBdr>
            <w:top w:val="none" w:sz="0" w:space="0" w:color="auto"/>
            <w:left w:val="none" w:sz="0" w:space="0" w:color="auto"/>
            <w:bottom w:val="none" w:sz="0" w:space="0" w:color="auto"/>
            <w:right w:val="none" w:sz="0" w:space="0" w:color="auto"/>
          </w:divBdr>
        </w:div>
        <w:div w:id="140856144">
          <w:marLeft w:val="480"/>
          <w:marRight w:val="0"/>
          <w:marTop w:val="0"/>
          <w:marBottom w:val="0"/>
          <w:divBdr>
            <w:top w:val="none" w:sz="0" w:space="0" w:color="auto"/>
            <w:left w:val="none" w:sz="0" w:space="0" w:color="auto"/>
            <w:bottom w:val="none" w:sz="0" w:space="0" w:color="auto"/>
            <w:right w:val="none" w:sz="0" w:space="0" w:color="auto"/>
          </w:divBdr>
        </w:div>
        <w:div w:id="942302399">
          <w:marLeft w:val="480"/>
          <w:marRight w:val="0"/>
          <w:marTop w:val="0"/>
          <w:marBottom w:val="0"/>
          <w:divBdr>
            <w:top w:val="none" w:sz="0" w:space="0" w:color="auto"/>
            <w:left w:val="none" w:sz="0" w:space="0" w:color="auto"/>
            <w:bottom w:val="none" w:sz="0" w:space="0" w:color="auto"/>
            <w:right w:val="none" w:sz="0" w:space="0" w:color="auto"/>
          </w:divBdr>
        </w:div>
        <w:div w:id="1860459990">
          <w:marLeft w:val="480"/>
          <w:marRight w:val="0"/>
          <w:marTop w:val="0"/>
          <w:marBottom w:val="0"/>
          <w:divBdr>
            <w:top w:val="none" w:sz="0" w:space="0" w:color="auto"/>
            <w:left w:val="none" w:sz="0" w:space="0" w:color="auto"/>
            <w:bottom w:val="none" w:sz="0" w:space="0" w:color="auto"/>
            <w:right w:val="none" w:sz="0" w:space="0" w:color="auto"/>
          </w:divBdr>
        </w:div>
        <w:div w:id="2086566800">
          <w:marLeft w:val="480"/>
          <w:marRight w:val="0"/>
          <w:marTop w:val="0"/>
          <w:marBottom w:val="0"/>
          <w:divBdr>
            <w:top w:val="none" w:sz="0" w:space="0" w:color="auto"/>
            <w:left w:val="none" w:sz="0" w:space="0" w:color="auto"/>
            <w:bottom w:val="none" w:sz="0" w:space="0" w:color="auto"/>
            <w:right w:val="none" w:sz="0" w:space="0" w:color="auto"/>
          </w:divBdr>
        </w:div>
        <w:div w:id="1236278414">
          <w:marLeft w:val="480"/>
          <w:marRight w:val="0"/>
          <w:marTop w:val="0"/>
          <w:marBottom w:val="0"/>
          <w:divBdr>
            <w:top w:val="none" w:sz="0" w:space="0" w:color="auto"/>
            <w:left w:val="none" w:sz="0" w:space="0" w:color="auto"/>
            <w:bottom w:val="none" w:sz="0" w:space="0" w:color="auto"/>
            <w:right w:val="none" w:sz="0" w:space="0" w:color="auto"/>
          </w:divBdr>
        </w:div>
        <w:div w:id="1957641616">
          <w:marLeft w:val="480"/>
          <w:marRight w:val="0"/>
          <w:marTop w:val="0"/>
          <w:marBottom w:val="0"/>
          <w:divBdr>
            <w:top w:val="none" w:sz="0" w:space="0" w:color="auto"/>
            <w:left w:val="none" w:sz="0" w:space="0" w:color="auto"/>
            <w:bottom w:val="none" w:sz="0" w:space="0" w:color="auto"/>
            <w:right w:val="none" w:sz="0" w:space="0" w:color="auto"/>
          </w:divBdr>
        </w:div>
        <w:div w:id="1116951096">
          <w:marLeft w:val="480"/>
          <w:marRight w:val="0"/>
          <w:marTop w:val="0"/>
          <w:marBottom w:val="0"/>
          <w:divBdr>
            <w:top w:val="none" w:sz="0" w:space="0" w:color="auto"/>
            <w:left w:val="none" w:sz="0" w:space="0" w:color="auto"/>
            <w:bottom w:val="none" w:sz="0" w:space="0" w:color="auto"/>
            <w:right w:val="none" w:sz="0" w:space="0" w:color="auto"/>
          </w:divBdr>
        </w:div>
        <w:div w:id="1284772901">
          <w:marLeft w:val="480"/>
          <w:marRight w:val="0"/>
          <w:marTop w:val="0"/>
          <w:marBottom w:val="0"/>
          <w:divBdr>
            <w:top w:val="none" w:sz="0" w:space="0" w:color="auto"/>
            <w:left w:val="none" w:sz="0" w:space="0" w:color="auto"/>
            <w:bottom w:val="none" w:sz="0" w:space="0" w:color="auto"/>
            <w:right w:val="none" w:sz="0" w:space="0" w:color="auto"/>
          </w:divBdr>
        </w:div>
        <w:div w:id="1907064025">
          <w:marLeft w:val="480"/>
          <w:marRight w:val="0"/>
          <w:marTop w:val="0"/>
          <w:marBottom w:val="0"/>
          <w:divBdr>
            <w:top w:val="none" w:sz="0" w:space="0" w:color="auto"/>
            <w:left w:val="none" w:sz="0" w:space="0" w:color="auto"/>
            <w:bottom w:val="none" w:sz="0" w:space="0" w:color="auto"/>
            <w:right w:val="none" w:sz="0" w:space="0" w:color="auto"/>
          </w:divBdr>
        </w:div>
        <w:div w:id="401947735">
          <w:marLeft w:val="480"/>
          <w:marRight w:val="0"/>
          <w:marTop w:val="0"/>
          <w:marBottom w:val="0"/>
          <w:divBdr>
            <w:top w:val="none" w:sz="0" w:space="0" w:color="auto"/>
            <w:left w:val="none" w:sz="0" w:space="0" w:color="auto"/>
            <w:bottom w:val="none" w:sz="0" w:space="0" w:color="auto"/>
            <w:right w:val="none" w:sz="0" w:space="0" w:color="auto"/>
          </w:divBdr>
        </w:div>
        <w:div w:id="50421409">
          <w:marLeft w:val="480"/>
          <w:marRight w:val="0"/>
          <w:marTop w:val="0"/>
          <w:marBottom w:val="0"/>
          <w:divBdr>
            <w:top w:val="none" w:sz="0" w:space="0" w:color="auto"/>
            <w:left w:val="none" w:sz="0" w:space="0" w:color="auto"/>
            <w:bottom w:val="none" w:sz="0" w:space="0" w:color="auto"/>
            <w:right w:val="none" w:sz="0" w:space="0" w:color="auto"/>
          </w:divBdr>
        </w:div>
        <w:div w:id="4789582">
          <w:marLeft w:val="480"/>
          <w:marRight w:val="0"/>
          <w:marTop w:val="0"/>
          <w:marBottom w:val="0"/>
          <w:divBdr>
            <w:top w:val="none" w:sz="0" w:space="0" w:color="auto"/>
            <w:left w:val="none" w:sz="0" w:space="0" w:color="auto"/>
            <w:bottom w:val="none" w:sz="0" w:space="0" w:color="auto"/>
            <w:right w:val="none" w:sz="0" w:space="0" w:color="auto"/>
          </w:divBdr>
        </w:div>
        <w:div w:id="440229210">
          <w:marLeft w:val="480"/>
          <w:marRight w:val="0"/>
          <w:marTop w:val="0"/>
          <w:marBottom w:val="0"/>
          <w:divBdr>
            <w:top w:val="none" w:sz="0" w:space="0" w:color="auto"/>
            <w:left w:val="none" w:sz="0" w:space="0" w:color="auto"/>
            <w:bottom w:val="none" w:sz="0" w:space="0" w:color="auto"/>
            <w:right w:val="none" w:sz="0" w:space="0" w:color="auto"/>
          </w:divBdr>
        </w:div>
        <w:div w:id="103154226">
          <w:marLeft w:val="480"/>
          <w:marRight w:val="0"/>
          <w:marTop w:val="0"/>
          <w:marBottom w:val="0"/>
          <w:divBdr>
            <w:top w:val="none" w:sz="0" w:space="0" w:color="auto"/>
            <w:left w:val="none" w:sz="0" w:space="0" w:color="auto"/>
            <w:bottom w:val="none" w:sz="0" w:space="0" w:color="auto"/>
            <w:right w:val="none" w:sz="0" w:space="0" w:color="auto"/>
          </w:divBdr>
        </w:div>
        <w:div w:id="961880050">
          <w:marLeft w:val="480"/>
          <w:marRight w:val="0"/>
          <w:marTop w:val="0"/>
          <w:marBottom w:val="0"/>
          <w:divBdr>
            <w:top w:val="none" w:sz="0" w:space="0" w:color="auto"/>
            <w:left w:val="none" w:sz="0" w:space="0" w:color="auto"/>
            <w:bottom w:val="none" w:sz="0" w:space="0" w:color="auto"/>
            <w:right w:val="none" w:sz="0" w:space="0" w:color="auto"/>
          </w:divBdr>
        </w:div>
        <w:div w:id="658726186">
          <w:marLeft w:val="480"/>
          <w:marRight w:val="0"/>
          <w:marTop w:val="0"/>
          <w:marBottom w:val="0"/>
          <w:divBdr>
            <w:top w:val="none" w:sz="0" w:space="0" w:color="auto"/>
            <w:left w:val="none" w:sz="0" w:space="0" w:color="auto"/>
            <w:bottom w:val="none" w:sz="0" w:space="0" w:color="auto"/>
            <w:right w:val="none" w:sz="0" w:space="0" w:color="auto"/>
          </w:divBdr>
        </w:div>
        <w:div w:id="1673952217">
          <w:marLeft w:val="480"/>
          <w:marRight w:val="0"/>
          <w:marTop w:val="0"/>
          <w:marBottom w:val="0"/>
          <w:divBdr>
            <w:top w:val="none" w:sz="0" w:space="0" w:color="auto"/>
            <w:left w:val="none" w:sz="0" w:space="0" w:color="auto"/>
            <w:bottom w:val="none" w:sz="0" w:space="0" w:color="auto"/>
            <w:right w:val="none" w:sz="0" w:space="0" w:color="auto"/>
          </w:divBdr>
        </w:div>
        <w:div w:id="1771657671">
          <w:marLeft w:val="480"/>
          <w:marRight w:val="0"/>
          <w:marTop w:val="0"/>
          <w:marBottom w:val="0"/>
          <w:divBdr>
            <w:top w:val="none" w:sz="0" w:space="0" w:color="auto"/>
            <w:left w:val="none" w:sz="0" w:space="0" w:color="auto"/>
            <w:bottom w:val="none" w:sz="0" w:space="0" w:color="auto"/>
            <w:right w:val="none" w:sz="0" w:space="0" w:color="auto"/>
          </w:divBdr>
        </w:div>
        <w:div w:id="1884513938">
          <w:marLeft w:val="480"/>
          <w:marRight w:val="0"/>
          <w:marTop w:val="0"/>
          <w:marBottom w:val="0"/>
          <w:divBdr>
            <w:top w:val="none" w:sz="0" w:space="0" w:color="auto"/>
            <w:left w:val="none" w:sz="0" w:space="0" w:color="auto"/>
            <w:bottom w:val="none" w:sz="0" w:space="0" w:color="auto"/>
            <w:right w:val="none" w:sz="0" w:space="0" w:color="auto"/>
          </w:divBdr>
        </w:div>
        <w:div w:id="1320503735">
          <w:marLeft w:val="480"/>
          <w:marRight w:val="0"/>
          <w:marTop w:val="0"/>
          <w:marBottom w:val="0"/>
          <w:divBdr>
            <w:top w:val="none" w:sz="0" w:space="0" w:color="auto"/>
            <w:left w:val="none" w:sz="0" w:space="0" w:color="auto"/>
            <w:bottom w:val="none" w:sz="0" w:space="0" w:color="auto"/>
            <w:right w:val="none" w:sz="0" w:space="0" w:color="auto"/>
          </w:divBdr>
        </w:div>
        <w:div w:id="763959904">
          <w:marLeft w:val="480"/>
          <w:marRight w:val="0"/>
          <w:marTop w:val="0"/>
          <w:marBottom w:val="0"/>
          <w:divBdr>
            <w:top w:val="none" w:sz="0" w:space="0" w:color="auto"/>
            <w:left w:val="none" w:sz="0" w:space="0" w:color="auto"/>
            <w:bottom w:val="none" w:sz="0" w:space="0" w:color="auto"/>
            <w:right w:val="none" w:sz="0" w:space="0" w:color="auto"/>
          </w:divBdr>
        </w:div>
        <w:div w:id="2140370670">
          <w:marLeft w:val="480"/>
          <w:marRight w:val="0"/>
          <w:marTop w:val="0"/>
          <w:marBottom w:val="0"/>
          <w:divBdr>
            <w:top w:val="none" w:sz="0" w:space="0" w:color="auto"/>
            <w:left w:val="none" w:sz="0" w:space="0" w:color="auto"/>
            <w:bottom w:val="none" w:sz="0" w:space="0" w:color="auto"/>
            <w:right w:val="none" w:sz="0" w:space="0" w:color="auto"/>
          </w:divBdr>
        </w:div>
      </w:divsChild>
    </w:div>
    <w:div w:id="1903901571">
      <w:bodyDiv w:val="1"/>
      <w:marLeft w:val="0"/>
      <w:marRight w:val="0"/>
      <w:marTop w:val="0"/>
      <w:marBottom w:val="0"/>
      <w:divBdr>
        <w:top w:val="none" w:sz="0" w:space="0" w:color="auto"/>
        <w:left w:val="none" w:sz="0" w:space="0" w:color="auto"/>
        <w:bottom w:val="none" w:sz="0" w:space="0" w:color="auto"/>
        <w:right w:val="none" w:sz="0" w:space="0" w:color="auto"/>
      </w:divBdr>
    </w:div>
    <w:div w:id="1924101366">
      <w:bodyDiv w:val="1"/>
      <w:marLeft w:val="0"/>
      <w:marRight w:val="0"/>
      <w:marTop w:val="0"/>
      <w:marBottom w:val="0"/>
      <w:divBdr>
        <w:top w:val="none" w:sz="0" w:space="0" w:color="auto"/>
        <w:left w:val="none" w:sz="0" w:space="0" w:color="auto"/>
        <w:bottom w:val="none" w:sz="0" w:space="0" w:color="auto"/>
        <w:right w:val="none" w:sz="0" w:space="0" w:color="auto"/>
      </w:divBdr>
    </w:div>
    <w:div w:id="1999646350">
      <w:bodyDiv w:val="1"/>
      <w:marLeft w:val="0"/>
      <w:marRight w:val="0"/>
      <w:marTop w:val="0"/>
      <w:marBottom w:val="0"/>
      <w:divBdr>
        <w:top w:val="none" w:sz="0" w:space="0" w:color="auto"/>
        <w:left w:val="none" w:sz="0" w:space="0" w:color="auto"/>
        <w:bottom w:val="none" w:sz="0" w:space="0" w:color="auto"/>
        <w:right w:val="none" w:sz="0" w:space="0" w:color="auto"/>
      </w:divBdr>
    </w:div>
    <w:div w:id="2001347451">
      <w:bodyDiv w:val="1"/>
      <w:marLeft w:val="0"/>
      <w:marRight w:val="0"/>
      <w:marTop w:val="0"/>
      <w:marBottom w:val="0"/>
      <w:divBdr>
        <w:top w:val="none" w:sz="0" w:space="0" w:color="auto"/>
        <w:left w:val="none" w:sz="0" w:space="0" w:color="auto"/>
        <w:bottom w:val="none" w:sz="0" w:space="0" w:color="auto"/>
        <w:right w:val="none" w:sz="0" w:space="0" w:color="auto"/>
      </w:divBdr>
    </w:div>
    <w:div w:id="2010214391">
      <w:bodyDiv w:val="1"/>
      <w:marLeft w:val="0"/>
      <w:marRight w:val="0"/>
      <w:marTop w:val="0"/>
      <w:marBottom w:val="0"/>
      <w:divBdr>
        <w:top w:val="none" w:sz="0" w:space="0" w:color="auto"/>
        <w:left w:val="none" w:sz="0" w:space="0" w:color="auto"/>
        <w:bottom w:val="none" w:sz="0" w:space="0" w:color="auto"/>
        <w:right w:val="none" w:sz="0" w:space="0" w:color="auto"/>
      </w:divBdr>
    </w:div>
    <w:div w:id="2087142454">
      <w:bodyDiv w:val="1"/>
      <w:marLeft w:val="0"/>
      <w:marRight w:val="0"/>
      <w:marTop w:val="0"/>
      <w:marBottom w:val="0"/>
      <w:divBdr>
        <w:top w:val="none" w:sz="0" w:space="0" w:color="auto"/>
        <w:left w:val="none" w:sz="0" w:space="0" w:color="auto"/>
        <w:bottom w:val="none" w:sz="0" w:space="0" w:color="auto"/>
        <w:right w:val="none" w:sz="0" w:space="0" w:color="auto"/>
      </w:divBdr>
    </w:div>
    <w:div w:id="2101874403">
      <w:bodyDiv w:val="1"/>
      <w:marLeft w:val="0"/>
      <w:marRight w:val="0"/>
      <w:marTop w:val="0"/>
      <w:marBottom w:val="0"/>
      <w:divBdr>
        <w:top w:val="none" w:sz="0" w:space="0" w:color="auto"/>
        <w:left w:val="none" w:sz="0" w:space="0" w:color="auto"/>
        <w:bottom w:val="none" w:sz="0" w:space="0" w:color="auto"/>
        <w:right w:val="none" w:sz="0" w:space="0" w:color="auto"/>
      </w:divBdr>
    </w:div>
    <w:div w:id="2112431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amal-sta@sust.edu" TargetMode="External"/><Relationship Id="rId13" Type="http://schemas.openxmlformats.org/officeDocument/2006/relationships/footer" Target="footer1.xml"/><Relationship Id="rId18" Type="http://schemas.openxmlformats.org/officeDocument/2006/relationships/image" Target="media/image5.tiff"/><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4.tiff"/><Relationship Id="rId2" Type="http://schemas.openxmlformats.org/officeDocument/2006/relationships/numbering" Target="numbering.xml"/><Relationship Id="rId16" Type="http://schemas.openxmlformats.org/officeDocument/2006/relationships/image" Target="media/image3.tif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AEFBEFC1-204A-4B3D-87FB-3F9301853F0F}"/>
      </w:docPartPr>
      <w:docPartBody>
        <w:p w:rsidR="00BF3E3E" w:rsidRDefault="00EB2872">
          <w:r w:rsidRPr="009B70B3">
            <w:rPr>
              <w:rStyle w:val="PlaceholderText"/>
            </w:rPr>
            <w:t>Click or tap here to enter text.</w:t>
          </w:r>
        </w:p>
      </w:docPartBody>
    </w:docPart>
    <w:docPart>
      <w:docPartPr>
        <w:name w:val="86759940C3ED459AAC9426C78861A3B1"/>
        <w:category>
          <w:name w:val="General"/>
          <w:gallery w:val="placeholder"/>
        </w:category>
        <w:types>
          <w:type w:val="bbPlcHdr"/>
        </w:types>
        <w:behaviors>
          <w:behavior w:val="content"/>
        </w:behaviors>
        <w:guid w:val="{E41FD7CF-D5F3-46FD-9706-710387D1F2BF}"/>
      </w:docPartPr>
      <w:docPartBody>
        <w:p w:rsidR="00BF3E3E" w:rsidRDefault="00EB2872" w:rsidP="00EB2872">
          <w:pPr>
            <w:pStyle w:val="86759940C3ED459AAC9426C78861A3B1"/>
          </w:pPr>
          <w:r w:rsidRPr="009B70B3">
            <w:rPr>
              <w:rStyle w:val="PlaceholderText"/>
            </w:rPr>
            <w:t>Click or tap here to enter text.</w:t>
          </w:r>
        </w:p>
      </w:docPartBody>
    </w:docPart>
    <w:docPart>
      <w:docPartPr>
        <w:name w:val="F1DBDC80962849E7BA723E5186A5B2B9"/>
        <w:category>
          <w:name w:val="General"/>
          <w:gallery w:val="placeholder"/>
        </w:category>
        <w:types>
          <w:type w:val="bbPlcHdr"/>
        </w:types>
        <w:behaviors>
          <w:behavior w:val="content"/>
        </w:behaviors>
        <w:guid w:val="{21D1F0EB-25F4-422A-A2D0-2CCB9C59376E}"/>
      </w:docPartPr>
      <w:docPartBody>
        <w:p w:rsidR="00E10DC8" w:rsidRDefault="00BF3E3E" w:rsidP="00BF3E3E">
          <w:pPr>
            <w:pStyle w:val="F1DBDC80962849E7BA723E5186A5B2B9"/>
          </w:pPr>
          <w:r w:rsidRPr="009B70B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MinionPro-Regular">
    <w:altName w:val="Cambria"/>
    <w:charset w:val="00"/>
    <w:family w:val="roman"/>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B2872"/>
    <w:rsid w:val="001F1160"/>
    <w:rsid w:val="005521A6"/>
    <w:rsid w:val="005E5416"/>
    <w:rsid w:val="007B0F45"/>
    <w:rsid w:val="00973D8F"/>
    <w:rsid w:val="00BA3CBE"/>
    <w:rsid w:val="00BF3C1C"/>
    <w:rsid w:val="00BF3E3E"/>
    <w:rsid w:val="00D7086E"/>
    <w:rsid w:val="00E10DC8"/>
    <w:rsid w:val="00E50448"/>
    <w:rsid w:val="00EB2872"/>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F3E3E"/>
    <w:rPr>
      <w:color w:val="666666"/>
    </w:rPr>
  </w:style>
  <w:style w:type="paragraph" w:customStyle="1" w:styleId="86759940C3ED459AAC9426C78861A3B1">
    <w:name w:val="86759940C3ED459AAC9426C78861A3B1"/>
    <w:rsid w:val="00EB2872"/>
  </w:style>
  <w:style w:type="paragraph" w:customStyle="1" w:styleId="F1DBDC80962849E7BA723E5186A5B2B9">
    <w:name w:val="F1DBDC80962849E7BA723E5186A5B2B9"/>
    <w:rsid w:val="00BF3E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6CE8C4-A65D-42B6-A8C9-A2C22BED11F3}">
  <we:reference id="wa104382081" version="1.46.0.0" store="en-US" storeType="OMEX"/>
  <we:alternateReferences>
    <we:reference id="WA104382081" version="1.46.0.0" store="" storeType="OMEX"/>
  </we:alternateReferences>
  <we:properties>
    <we:property name="MENDELEY_CITATIONS" value="[{&quot;citationID&quot;:&quot;MENDELEY_CITATION_a51c4135-b305-4d19-b723-d3a66e79c12e&quot;,&quot;citationItems&quot;:[{&quot;id&quot;:&quot;ed405ac4-65b7-5f88-8acb-267ac45cb11f&quot;,&quot;itemData&quot;:{&quot;DOI&quot;:&quot;10.1016/J.IJEDUDEV.2020.102287&quot;,&quot;ISSN&quot;:&quot;0738-0593&quot;,&quot;abstract&quot;:&quot;The main purpose of the study is to analyze whether globally observed trends towards preschool expansion have impacted student achievement in primary and secondary school. We use data from multiple study cycles of two international large-scale assessments that have a longitudinal component at the country level—PIRLS and PISA—and combine these data with a country-level measure of preschool enrollment rates as the main explanatory variable. Employing a multilevel regression with fixed effects for countries and years, we find that changes in preschool enrollment are unrelated to changes in average student achievement. Even after controlling for covariates on the individual and country levels, we do not find any support for the policy expectation that expanding preschool enrollment per se leads to better student achievement on country level.&quot;,&quot;author&quot;:[{&quot;dropping-particle&quot;:&quot;&quot;,&quot;family&quot;:&quot;Strietholt&quot;,&quot;given&quot;:&quot;Rolf&quot;,&quot;non-dropping-particle&quot;:&quot;&quot;,&quot;parse-names&quot;:false,&quot;suffix&quot;:&quot;&quot;},{&quot;dropping-particle&quot;:&quot;&quot;,&quot;family&quot;:&quot;Hogrebe&quot;,&quot;given&quot;:&quot;Nina&quot;,&quot;non-dropping-particle&quot;:&quot;&quot;,&quot;parse-names&quot;:false,&quot;suffix&quot;:&quot;&quot;},{&quot;dropping-particle&quot;:&quot;&quot;,&quot;family&quot;:&quot;Zachrisson&quot;,&quot;given&quot;:&quot;Henrik Daae&quot;,&quot;non-dropping-particle&quot;:&quot;&quot;,&quot;parse-names&quot;:false,&quot;suffix&quot;:&quot;&quot;}],&quot;container-title&quot;:&quot;International Journal of Educational Development&quot;,&quot;id&quot;:&quot;ed405ac4-65b7-5f88-8acb-267ac45cb11f&quot;,&quot;issued&quot;:{&quot;date-parts&quot;:[[&quot;2020&quot;,&quot;11&quot;,&quot;1&quot;]]},&quot;page&quot;:&quot;102287&quot;,&quot;publisher&quot;:&quot;Pergamon&quot;,&quot;title&quot;:&quot;Do increases in national-level preschool enrollment increase student achievement? Evidence from international assessments&quot;,&quot;type&quot;:&quot;article-journal&quot;,&quot;volume&quot;:&quot;79&quot;},&quot;uris&quot;:[&quot;http://www.mendeley.com/documents/?uuid=5a70bc5f-3014-393a-99be-95e541d43379&quot;],&quot;isTemporary&quot;:false,&quot;legacyDesktopId&quot;:&quot;5a70bc5f-3014-393a-99be-95e541d43379&quot;}],&quot;properties&quot;:{&quot;noteIndex&quot;:0},&quot;isEdited&quot;:false,&quot;manualOverride&quot;:{&quot;citeprocText&quot;:&quot;[1]&quot;,&quot;isManuallyOverridden&quot;:false,&quot;manualOverrideText&quot;:&quot;&quot;},&quot;citationTag&quot;:&quot;MENDELEY_CITATION_v3_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&quot;},{&quot;citationID&quot;:&quot;MENDELEY_CITATION_4dd72937-b4e3-49b7-995c-65f55bffd1d6&quot;,&quot;citationItems&quot;:[{&quot;id&quot;:&quot;b8cba29b-ec71-5ed2-a375-cf3b0700a92b&quot;,&quot;itemData&quot;:{&quot;DOI&quot;:&quot;10.3102/0002831218817737&quot;,&quot;ISSN&quot;:&quot;19351011&quot;,&quot;abstract&quot;:&quot;This investigation considered the short-term benefits of early childhood education participation at age 3 for 1,213 children from low-income families living in a large and linguistically diverse county. Although no benefits emerged for executive functioning, children who participated in formal early childhood programs at the age of 3 entered prekindergarten the following year demonstrating stronger academic skills and less optimal social behavior than their peers with no earlier educational experience. However, these academic benefits were short-lived and did not persist through the end of prekindergarten, in large part because children who did not attend these programs at age 3 caught up with their classmates who did. Roughly a quarter of this convergence in academics was attributed to children’s subsequent classroom experiences.&quot;,&quot;author&quot;:[{&quot;dropping-particle&quot;:&quot;&quot;,&quot;family&quot;:&quot;Ansari&quot;,&quot;given&quot;:&quot;Arya&quot;,&quot;non-dropping-particle&quot;:&quot;&quot;,&quot;parse-names&quot;:false,&quot;suffix&quot;:&quot;&quot;},{&quot;dropping-particle&quot;:&quot;&quot;,&quot;family&quot;:&quot;Pianta&quot;,&quot;given&quot;:&quot;Robert C.&quot;,&quot;non-dropping-particle&quot;:&quot;&quot;,&quot;parse-names&quot;:false,&quot;suffix&quot;:&quot;&quot;},{&quot;dropping-particle&quot;:&quot;V.&quot;,&quot;family&quot;:&quot;Whittaker&quot;,&quot;given&quot;:&quot;Jessica&quot;,&quot;non-dropping-particle&quot;:&quot;&quot;,&quot;parse-names&quot;:false,&quot;suffix&quot;:&quot;&quot;},{&quot;dropping-particle&quot;:&quot;&quot;,&quot;family&quot;:&quot;Vitiello&quot;,&quot;given&quot;:&quot;Virginia E.&quot;,&quot;non-dropping-particle&quot;:&quot;&quot;,&quot;parse-names&quot;:false,&quot;suffix&quot;:&quot;&quot;},{&quot;dropping-particle&quot;:&quot;&quot;,&quot;family&quot;:&quot;Ruzek&quot;,&quot;given&quot;:&quot;Erik A.&quot;,&quot;non-dropping-particle&quot;:&quot;&quot;,&quot;parse-names&quot;:false,&quot;suffix&quot;:&quot;&quot;}],&quot;container-title&quot;:&quot;American Educational Research Journal&quot;,&quot;id&quot;:&quot;b8cba29b-ec71-5ed2-a375-cf3b0700a92b&quot;,&quot;issue&quot;:&quot;4&quot;,&quot;issued&quot;:{&quot;date-parts&quot;:[[&quot;2019&quot;]]},&quot;page&quot;:&quot;1495-1523&quot;,&quot;title&quot;:&quot;Starting Early: The Benefits of Attending Early Childhood Education Programs at Age 3&quot;,&quot;type&quot;:&quot;article-journal&quot;,&quot;volume&quot;:&quot;56&quot;},&quot;uris&quot;:[&quot;http://www.mendeley.com/documents/?uuid=8b2fcf19-249e-4815-bd96-a69f5a0a8986&quot;],&quot;isTemporary&quot;:false,&quot;legacyDesktopId&quot;:&quot;8b2fcf19-249e-4815-bd96-a69f5a0a8986&quot;}],&quot;properties&quot;:{&quot;noteIndex&quot;:0},&quot;isEdited&quot;:false,&quot;manualOverride&quot;:{&quot;citeprocText&quot;:&quot;[2]&quot;,&quot;isManuallyOverridden&quot;:false,&quot;manualOverrideText&quot;:&quot;&quot;},&quot;citationTag&quot;:&quot;MENDELEY_CITATION_v3_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&quot;},{&quot;citationID&quot;:&quot;MENDELEY_CITATION_d2eef60a-05ed-42d7-b63f-ab3dc7c73039&quot;,&quot;citationItems&quot;:[{&quot;id&quot;:&quot;b8cba29b-ec71-5ed2-a375-cf3b0700a92b&quot;,&quot;itemData&quot;:{&quot;DOI&quot;:&quot;10.3102/0002831218817737&quot;,&quot;ISSN&quot;:&quot;19351011&quot;,&quot;abstract&quot;:&quot;This investigation considered the short-term benefits of early childhood education participation at age 3 for 1,213 children from low-income families living in a large and linguistically diverse county. Although no benefits emerged for executive functioning, children who participated in formal early childhood programs at the age of 3 entered prekindergarten the following year demonstrating stronger academic skills and less optimal social behavior than their peers with no earlier educational experience. However, these academic benefits were short-lived and did not persist through the end of prekindergarten, in large part because children who did not attend these programs at age 3 caught up with their classmates who did. Roughly a quarter of this convergence in academics was attributed to children’s subsequent classroom experiences.&quot;,&quot;author&quot;:[{&quot;dropping-particle&quot;:&quot;&quot;,&quot;family&quot;:&quot;Ansari&quot;,&quot;given&quot;:&quot;Arya&quot;,&quot;non-dropping-particle&quot;:&quot;&quot;,&quot;parse-names&quot;:false,&quot;suffix&quot;:&quot;&quot;},{&quot;dropping-particle&quot;:&quot;&quot;,&quot;family&quot;:&quot;Pianta&quot;,&quot;given&quot;:&quot;Robert C.&quot;,&quot;non-dropping-particle&quot;:&quot;&quot;,&quot;parse-names&quot;:false,&quot;suffix&quot;:&quot;&quot;},{&quot;dropping-particle&quot;:&quot;V.&quot;,&quot;family&quot;:&quot;Whittaker&quot;,&quot;given&quot;:&quot;Jessica&quot;,&quot;non-dropping-particle&quot;:&quot;&quot;,&quot;parse-names&quot;:false,&quot;suffix&quot;:&quot;&quot;},{&quot;dropping-particle&quot;:&quot;&quot;,&quot;family&quot;:&quot;Vitiello&quot;,&quot;given&quot;:&quot;Virginia E.&quot;,&quot;non-dropping-particle&quot;:&quot;&quot;,&quot;parse-names&quot;:false,&quot;suffix&quot;:&quot;&quot;},{&quot;dropping-particle&quot;:&quot;&quot;,&quot;family&quot;:&quot;Ruzek&quot;,&quot;given&quot;:&quot;Erik A.&quot;,&quot;non-dropping-particle&quot;:&quot;&quot;,&quot;parse-names&quot;:false,&quot;suffix&quot;:&quot;&quot;}],&quot;container-title&quot;:&quot;American Educational Research Journal&quot;,&quot;id&quot;:&quot;b8cba29b-ec71-5ed2-a375-cf3b0700a92b&quot;,&quot;issue&quot;:&quot;4&quot;,&quot;issued&quot;:{&quot;date-parts&quot;:[[&quot;2019&quot;]]},&quot;page&quot;:&quot;1495-1523&quot;,&quot;title&quot;:&quot;Starting Early: The Benefits of Attending Early Childhood Education Programs at Age 3&quot;,&quot;type&quot;:&quot;article-journal&quot;,&quot;volume&quot;:&quot;56&quot;},&quot;uris&quot;:[&quot;http://www.mendeley.com/documents/?uuid=8b2fcf19-249e-4815-bd96-a69f5a0a8986&quot;],&quot;isTemporary&quot;:false,&quot;legacyDesktopId&quot;:&quot;8b2fcf19-249e-4815-bd96-a69f5a0a8986&quot;}],&quot;properties&quot;:{&quot;noteIndex&quot;:0},&quot;isEdited&quot;:false,&quot;manualOverride&quot;:{&quot;citeprocText&quot;:&quot;[2]&quot;,&quot;isManuallyOverridden&quot;:false,&quot;manualOverrideText&quot;:&quot;&quot;},&quot;citationTag&quot;:&quot;MENDELEY_CITATION_v3_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&quot;},{&quot;citationID&quot;:&quot;MENDELEY_CITATION_c33614b6-37f3-4711-91f0-60cb707ae613&quot;,&quot;citationItems&quot;:[{&quot;id&quot;:&quot;bd9c54ef-b68f-54c9-883f-e53e63be880f&quot;,&quot;itemData&quot;:{&quot;DOI&quot;:&quot;10.1126/SCIENCE.1203618/SUPPL_FILE/1203618.REYNOLDS.SOM.REVISION1.PDF&quot;,&quot;ISSN&quot;:&quot;00368075&quot;,&quot;PMID&quot;:&quot;21659565&quot;,&quot;abstract&quot;:&quot;Advances in understanding the effects of early education have benefited public policy and developmental science. Although preschool has demonstrated positive effects on life-course outcomes, limitations in knowledge on program scale, subgroup differences, and dosage levels have hindered understanding. We report the effects of the Child-Parent Center Education Program on indicators of well-being up to 25 years later for more than 1400 participants. This established, publicly funded intervention begins in preschool and provides up to 6 years of service in inner-city Chicago schools. Relative to the comparison group receiving the usual services, program participation was independently linked to higher educational attainment, income, socioeconomic status (SES), and health insurance coverage, as well as lower rates of justice-system involvement and substance abuse. Evidence of enduring effects was strongest for preschool, especially for males and children of high school dropouts. The positive influence of four or more years of service was limited primarily to education and SES. Dosage within program components was mostly unrelated to outcomes. Findings demonstrate support for the enduring effects of sustained school-based early education to the end of the third decade of life.&quot;,&quot;author&quot;:[{&quot;dropping-particle&quot;:&quot;&quot;,&quot;family&quot;:&quot;Reynolds&quot;,&quot;given&quot;:&quot;Arthur J.&quot;,&quot;non-dropping-particle&quot;:&quot;&quot;,&quot;parse-names&quot;:false,&quot;suffix&quot;:&quot;&quot;},{&quot;dropping-particle&quot;:&quot;&quot;,&quot;family&quot;:&quot;Temple&quot;,&quot;given&quot;:&quot;Judy A.&quot;,&quot;non-dropping-particle&quot;:&quot;&quot;,&quot;parse-names&quot;:false,&quot;suffix&quot;:&quot;&quot;},{&quot;dropping-particle&quot;:&quot;&quot;,&quot;family&quot;:&quot;Ou&quot;,&quot;given&quot;:&quot;Suh Ruu&quot;,&quot;non-dropping-particle&quot;:&quot;&quot;,&quot;parse-names&quot;:false,&quot;suffix&quot;:&quot;&quot;},{&quot;dropping-particle&quot;:&quot;&quot;,&quot;family&quot;:&quot;Arteaga&quot;,&quot;given&quot;:&quot;Irma A.&quot;,&quot;non-dropping-particle&quot;:&quot;&quot;,&quot;parse-names&quot;:false,&quot;suffix&quot;:&quot;&quot;},{&quot;dropping-particle&quot;:&quot;&quot;,&quot;family&quot;:&quot;White&quot;,&quot;given&quot;:&quot;Barry A.B.&quot;,&quot;non-dropping-particle&quot;:&quot;&quot;,&quot;parse-names&quot;:false,&quot;suffix&quot;:&quot;&quot;}],&quot;container-title&quot;:&quot;Science&quot;,&quot;id&quot;:&quot;bd9c54ef-b68f-54c9-883f-e53e63be880f&quot;,&quot;issue&quot;:&quot;6040&quot;,&quot;issued&quot;:{&quot;date-parts&quot;:[[&quot;2011&quot;,&quot;7&quot;,&quot;15&quot;]]},&quot;page&quot;:&quot;360-364&quot;,&quot;publisher&quot;:&quot;American Association for the Advancement of Science&quot;,&quot;title&quot;:&quot;School-based early childhood education and age-28 well-being: Effects by timing, dosage, and subgroups&quot;,&quot;type&quot;:&quot;article-journal&quot;,&quot;volume&quot;:&quot;333&quot;},&quot;uris&quot;:[&quot;http://www.mendeley.com/documents/?uuid=9b99ee3c-2e12-33c7-9426-049f546603dc&quot;],&quot;isTemporary&quot;:false,&quot;legacyDesktopId&quot;:&quot;9b99ee3c-2e12-33c7-9426-049f546603dc&quot;}],&quot;properties&quot;:{&quot;noteIndex&quot;:0},&quot;isEdited&quot;:false,&quot;manualOverride&quot;:{&quot;citeprocText&quot;:&quot;[3]&quot;,&quot;isManuallyOverridden&quot;:false,&quot;manualOverrideText&quot;:&quot;&quot;},&quot;citationTag&quot;:&quot;MENDELEY_CITATION_v3_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&quot;},{&quot;citationID&quot;:&quot;MENDELEY_CITATION_fc6befad-65ae-4b03-95a7-f3b5190781a5&quot;,&quot;citationItems&quot;:[{&quot;id&quot;:&quot;30df3d80-9551-5e63-afa8-ff80f8a4c45f&quot;,&quot;itemData&quot;:{&quot;ISSN&quot;:&quot;16060997&quot;,&quot;PMID&quot;:&quot;17615899&quot;,&quot;abstract&quot;:&quot;To promote physical and mental development of children, parenting education programmes in developing countries focus on specific practices such as age-appropriate responsive stimulation and feeding. A programme delivered to groups of poor mothers of children, aged less than three years, in rural Bangladesh was evaluated using an intervention-control post-test design. Mothers (n=170) who had attended a year of educational sessions and their children were compared with those (n=159) from neighbouring villages who did not have access to such a programme. After covariates were controlled, the parenting mothers obtained higher scores on a test of child-rearing knowledge and on the Home Observation for Measurement of the Environment (HOME) inventory of stimulation. The parenting mothers did not communicate differently with their children while doing a picture-talking task, and children did not show benefits in nutritional status or language comprehension. Parenting sessions offered by peer educators were informative and participatory, yet they need to include more practice, problem-solving, and peer-support if information is to be translated into behaviour. © 2007 International Centre for Diarrhoeal Disease Research, Bangladesh.&quot;,&quot;author&quot;:[{&quot;dropping-particle&quot;:&quot;&quot;,&quot;family&quot;:&quot;Aboud&quot;,&quot;given&quot;:&quot;Frances E.&quot;,&quot;non-dropping-particle&quot;:&quot;&quot;,&quot;parse-names&quot;:false,&quot;suffix&quot;:&quot;&quot;}],&quot;container-title&quot;:&quot;Journal of Health, Population and Nutrition&quot;,&quot;id&quot;:&quot;30df3d80-9551-5e63-afa8-ff80f8a4c45f&quot;,&quot;issue&quot;:&quot;1&quot;,&quot;issued&quot;:{&quot;date-parts&quot;:[[&quot;2007&quot;]]},&quot;page&quot;:&quot;3-13&quot;,&quot;title&quot;:&quot;Evaluation of an early childhood parenting programme in rural Bangladesh&quot;,&quot;type&quot;:&quot;article-journal&quot;,&quot;volume&quot;:&quot;25&quot;},&quot;uris&quot;:[&quot;http://www.mendeley.com/documents/?uuid=7ea3f3d5-9883-481a-8579-622e9719879a&quot;],&quot;isTemporary&quot;:false,&quot;legacyDesktopId&quot;:&quot;7ea3f3d5-9883-481a-8579-622e9719879a&quot;},{&quot;id&quot;:&quot;b540986a-4386-5ddc-87ff-568fc3961c36&quot;,&quot;itemData&quot;:{&quot;author&quot;:[{&quot;dropping-particle&quot;:&quot;&quot;,&quot;family&quot;:&quot;MPME&quot;,&quot;given&quot;:&quot;&quot;,&quot;non-dropping-particle&quot;:&quot;&quot;,&quot;parse-names&quot;:false,&quot;suffix&quot;:&quot;&quot;}],&quot;id&quot;:&quot;b540986a-4386-5ddc-87ff-568fc3961c36&quot;,&quot;issue&quot;:&quot;September&quot;,&quot;issued&quot;:{&quot;date-parts&quot;:[[&quot;2013&quot;]]},&quot;page&quot;:&quot;34&quot;,&quot;title&quot;:&quot;Country Report On Early Childhood Care &amp; Education in Bangladesh&quot;,&quot;type&quot;:&quot;article-journal&quot;},&quot;uris&quot;:[&quot;http://www.mendeley.com/documents/?uuid=6598bbb0-aec1-4852-b6c9-e15bd890e65a&quot;],&quot;isTemporary&quot;:false,&quot;legacyDesktopId&quot;:&quot;6598bbb0-aec1-4852-b6c9-e15bd890e65a&quot;}],&quot;properties&quot;:{&quot;noteIndex&quot;:0},&quot;isEdited&quot;:false,&quot;manualOverride&quot;:{&quot;citeprocText&quot;:&quot;[4,5]&quot;,&quot;isManuallyOverridden&quot;:false,&quot;manualOverrideText&quot;:&quot;&quot;},&quot;citationTag&quot;:&quot;MENDELEY_CITATION_v3_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&quot;},{&quot;citationID&quot;:&quot;MENDELEY_CITATION_f2235029-b189-4c7f-929a-fb4a3b46aca1&quot;,&quot;citationItems&quot;:[{&quot;id&quot;:&quot;d6da5d09-984a-5442-a892-d00c4514e082&quot;,&quot;itemData&quot;:{&quot;URL&quot;:&quot;https://data.unicef.org/topic/early-childhood-development/early-childhood-education/#data&quot;,&quot;accessed&quot;:{&quot;date-parts&quot;:[[&quot;2023&quot;,&quot;9&quot;,&quot;7&quot;]]},&quot;author&quot;:[{&quot;dropping-particle&quot;:&quot;&quot;,&quot;family&quot;:&quot;UNICEF&quot;,&quot;given&quot;:&quot;&quot;,&quot;non-dropping-particle&quot;:&quot;&quot;,&quot;parse-names&quot;:false,&quot;suffix&quot;:&quot;&quot;}],&quot;id&quot;:&quot;d6da5d09-984a-5442-a892-d00c4514e082&quot;,&quot;issued&quot;:{&quot;date-parts&quot;:[[&quot;2023&quot;]]},&quot;title&quot;:&quot;Early childhood education - UNICEF DATA&quot;,&quot;type&quot;:&quot;webpage&quot;},&quot;uris&quot;:[&quot;http://www.mendeley.com/documents/?uuid=8b8a7121-17bd-3626-90f5-eee97b22866e&quot;],&quot;isTemporary&quot;:false,&quot;legacyDesktopId&quot;:&quot;8b8a7121-17bd-3626-90f5-eee97b22866e&quot;}],&quot;properties&quot;:{&quot;noteIndex&quot;:0},&quot;isEdited&quot;:false,&quot;manualOverride&quot;:{&quot;citeprocText&quot;:&quot;[6]&quot;,&quot;isManuallyOverridden&quot;:false,&quot;manualOverrideText&quot;:&quot;&quot;},&quot;citationTag&quot;:&quot;MENDELEY_CITATION_v3_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&quot;},{&quot;citationID&quot;:&quot;MENDELEY_CITATION_ebe69c7a-761d-4ab6-a791-993e1c231bf1&quot;,&quot;citationItems&quot;:[{&quot;id&quot;:&quot;24b529e9-2b7b-598e-bc37-ce3d5dfe0c0c&quot;,&quot;itemData&quot;:{&quot;abstract&quot;:&quot;Over the past 15 years, research on early childhood care and education (ECCE) has both expanded and deepened our understanding of this critical period in life and learning. Substantial advances have been made in research on the development of the brain, the importance of early relationships and experience, and the effects of ECCE programs and policies on children’s developmental potential. The current evidence base has become extensive in low and middle income countries, with growing attention to issues of quality improvement, implementation and scale. This review synthesizes the global evidence on ECCE with discussion of future directions for research, policy and practice. Introduction:&quot;,&quot;author&quot;:[{&quot;dropping-particle&quot;:&quot;&quot;,&quot;family&quot;:&quot;Yoshikawa&quot;,&quot;given&quot;:&quot;H.&quot;,&quot;non-dropping-particle&quot;:&quot;&quot;,&quot;parse-names&quot;:false,&quot;suffix&quot;:&quot;&quot;},{&quot;dropping-particle&quot;:&quot;&quot;,&quot;family&quot;:&quot;Kabay&quot;,&quot;given&quot;:&quot;S.B&quot;,&quot;non-dropping-particle&quot;:&quot;&quot;,&quot;parse-names&quot;:false,&quot;suffix&quot;:&quot;&quot;}],&quot;container-title&quot;:&quot;Education&quot;,&quot;id&quot;:&quot;24b529e9-2b7b-598e-bc37-ce3d5dfe0c0c&quot;,&quot;issue&quot;:&quot;May&quot;,&quot;issued&quot;:{&quot;date-parts&quot;:[[&quot;2015&quot;]]},&quot;page&quot;:&quot;1-39&quot;,&quot;title&quot;:&quot;The evidence base on early childhood care and education in global contexts. Background paper, UNESCO 2015 Global Monitoring Report on Education for All.&quot;,&quot;type&quot;:&quot;article-journal&quot;},&quot;uris&quot;:[&quot;http://www.mendeley.com/documents/?uuid=92d5c982-be65-40be-b0d7-ef78649fc955&quot;],&quot;isTemporary&quot;:false,&quot;legacyDesktopId&quot;:&quot;92d5c982-be65-40be-b0d7-ef78649fc955&quot;}],&quot;properties&quot;:{&quot;noteIndex&quot;:0},&quot;isEdited&quot;:false,&quot;manualOverride&quot;:{&quot;citeprocText&quot;:&quot;[7]&quot;,&quot;isManuallyOverridden&quot;:false,&quot;manualOverrideText&quot;:&quot;&quot;},&quot;citationTag&quot;:&quot;MENDELEY_CITATION_v3_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&quot;},{&quot;citationID&quot;:&quot;MENDELEY_CITATION_bc43cb9b-8858-4fc1-a71d-9a5186dab866&quot;,&quot;citationItems&quot;:[{&quot;id&quot;:&quot;2d98cfb3-98df-5a5c-94a1-2daf3ee2fb54&quot;,&quot;itemData&quot;:{&quot;author&quot;:[{&quot;dropping-particle&quot;:&quot;&quot;,&quot;family&quot;:&quot;UNESCO&quot;,&quot;given&quot;:&quot;&quot;,&quot;non-dropping-particle&quot;:&quot;&quot;,&quot;parse-names&quot;:false,&quot;suffix&quot;:&quot;&quot;}],&quot;id&quot;:&quot;2d98cfb3-98df-5a5c-94a1-2daf3ee2fb54&quot;,&quot;issued&quot;:{&quot;date-parts&quot;:[[&quot;2007&quot;]]},&quot;title&quot;:&quot;Pakistan ECCE Case Study&quot;,&quot;type&quot;:&quot;article-journal&quot;},&quot;uris&quot;:[&quot;http://www.mendeley.com/documents/?uuid=86b9e76b-3798-4d86-bf6a-87bc694da21e&quot;],&quot;isTemporary&quot;:false,&quot;legacyDesktopId&quot;:&quot;86b9e76b-3798-4d86-bf6a-87bc694da21e&quot;}],&quot;properties&quot;:{&quot;noteIndex&quot;:0},&quot;isEdited&quot;:false,&quot;manualOverride&quot;:{&quot;citeprocText&quot;:&quot;[8]&quot;,&quot;isManuallyOverridden&quot;:false,&quot;manualOverrideText&quot;:&quot;&quot;},&quot;citationTag&quot;:&quot;MENDELEY_CITATION_v3_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&quot;},{&quot;citationID&quot;:&quot;MENDELEY_CITATION_f76cea5a-c023-49e6-a124-485111e1142e&quot;,&quot;citationItems&quot;:[{&quot;id&quot;:&quot;fb6c27df-0e39-5597-9c25-642abb38a853&quot;,&quot;itemData&quot;:{&quot;author&quot;:[{&quot;dropping-particle&quot;:&quot;&quot;,&quot;family&quot;:&quot;BBS-UNICEF&quot;,&quot;given&quot;:&quot;&quot;,&quot;non-dropping-particle&quot;:&quot;&quot;,&quot;parse-names&quot;:false,&quot;suffix&quot;:&quot;&quot;}],&quot;container-title&quot;:&quot;Bbs-Unicef&quot;,&quot;id&quot;:&quot;fb6c27df-0e39-5597-9c25-642abb38a853&quot;,&quot;issued&quot;:{&quot;date-parts&quot;:[[&quot;2007&quot;]]},&quot;title&quot;:&quot;Bangladesh Multiple Indicator Cluster Survey 2006, Final Report&quot;,&quot;type&quot;:&quot;article-journal&quot;,&quot;volume&quot;:&quot;1&quot;},&quot;uris&quot;:[&quot;http://www.mendeley.com/documents/?uuid=ecbc36d0-85e5-49a8-b64f-247d94f23385&quot;],&quot;isTemporary&quot;:false,&quot;legacyDesktopId&quot;:&quot;ecbc36d0-85e5-49a8-b64f-247d94f23385&quot;},{&quot;id&quot;:&quot;4ce18f1f-eb79-5396-b101-9a19f08849f2&quot;,&quot;itemData&quot;:{&quot;author&quot;:[{&quot;dropping-particle&quot;:&quot;&quot;,&quot;family&quot;:&quot;UNICEF&quot;,&quot;given&quot;:&quot;&quot;,&quot;non-dropping-particle&quot;:&quot;&quot;,&quot;parse-names&quot;:false,&quot;suffix&quot;:&quot;&quot;}],&quot;id&quot;:&quot;4ce18f1f-eb79-5396-b101-9a19f08849f2&quot;,&quot;issued&quot;:{&quot;date-parts&quot;:[[&quot;2019&quot;]]},&quot;title&quot;:&quot;Progotir Pathey Bangladesh- Multiple Indicator Cluster Survey 2019&quot;,&quot;type&quot;:&quot;article-journal&quot;},&quot;uris&quot;:[&quot;http://www.mendeley.com/documents/?uuid=a9312144-d4c4-31f1-9f05-49c13fe9e3ee&quot;],&quot;isTemporary&quot;:false,&quot;legacyDesktopId&quot;:&quot;a9312144-d4c4-31f1-9f05-49c13fe9e3ee&quot;},{&quot;id&quot;:&quot;d2f11b40-3617-5aaa-8090-f13eca9023db&quot;,&quot;itemData&quot;:{&quot;ISBN&quot;:&quot;9789848969212&quot;,&quot;author&quot;:[{&quot;dropping-particle&quot;:&quot;&quot;,&quot;family&quot;:&quot;Progotir Pothey&quot;,&quot;given&quot;:&quot;&quot;,&quot;non-dropping-particle&quot;:&quot;&quot;,&quot;parse-names&quot;:false,&quot;suffix&quot;:&quot;&quot;}],&quot;container-title&quot;:&quot;Bangladesh Bureau of Statistics (BBS) and United Nations Children’s Fund (UNICEF)&quot;,&quot;id&quot;:&quot;d2f11b40-3617-5aaa-8090-f13eca9023db&quot;,&quot;issued&quot;:{&quot;date-parts&quot;:[[&quot;2015&quot;]]},&quot;title&quot;:&quot;Bangladesh: Multiple Indicator Cluster Survey 2012–2013: Final Report&quot;,&quot;type&quot;:&quot;book&quot;},&quot;uris&quot;:[&quot;http://www.mendeley.com/documents/?uuid=4a843ee6-469e-4c81-a5e6-45f0c473fc6e&quot;],&quot;isTemporary&quot;:false,&quot;legacyDesktopId&quot;:&quot;4a843ee6-469e-4c81-a5e6-45f0c473fc6e&quot;}],&quot;properties&quot;:{&quot;noteIndex&quot;:0},&quot;isEdited&quot;:false,&quot;manualOverride&quot;:{&quot;citeprocText&quot;:&quot;[9–11]&quot;,&quot;isManuallyOverridden&quot;:false,&quot;manualOverrideText&quot;:&quot;&quot;},&quot;citationTag&quot;:&quot;MENDELEY_CITATION_v3_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&quot;},{&quot;citationID&quot;:&quot;MENDELEY_CITATION_623e8275-9801-487b-8949-1f449e45e9b7&quot;,&quot;citationItems&quot;:[{&quot;id&quot;:&quot;d6da5d09-984a-5442-a892-d00c4514e082&quot;,&quot;itemData&quot;:{&quot;URL&quot;:&quot;https://data.unicef.org/topic/early-childhood-development/early-childhood-education/#data&quot;,&quot;accessed&quot;:{&quot;date-parts&quot;:[[&quot;2023&quot;,&quot;9&quot;,&quot;7&quot;]]},&quot;author&quot;:[{&quot;dropping-particle&quot;:&quot;&quot;,&quot;family&quot;:&quot;UNICEF&quot;,&quot;given&quot;:&quot;&quot;,&quot;non-dropping-particle&quot;:&quot;&quot;,&quot;parse-names&quot;:false,&quot;suffix&quot;:&quot;&quot;}],&quot;id&quot;:&quot;d6da5d09-984a-5442-a892-d00c4514e082&quot;,&quot;issued&quot;:{&quot;date-parts&quot;:[[&quot;2023&quot;]]},&quot;title&quot;:&quot;Early childhood education - UNICEF DATA&quot;,&quot;type&quot;:&quot;webpage&quot;},&quot;uris&quot;:[&quot;http://www.mendeley.com/documents/?uuid=8b8a7121-17bd-3626-90f5-eee97b22866e&quot;],&quot;isTemporary&quot;:false,&quot;legacyDesktopId&quot;:&quot;8b8a7121-17bd-3626-90f5-eee97b22866e&quot;}],&quot;properties&quot;:{&quot;noteIndex&quot;:0},&quot;isEdited&quot;:false,&quot;manualOverride&quot;:{&quot;citeprocText&quot;:&quot;[6]&quot;,&quot;isManuallyOverridden&quot;:false,&quot;manualOverrideText&quot;:&quot;&quot;},&quot;citationTag&quot;:&quot;MENDELEY_CITATION_v3_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&quot;},{&quot;citationID&quot;:&quot;MENDELEY_CITATION_bc83a36a-3a79-4139-8b8a-8fefbe78cb0c&quot;,&quot;citationItems&quot;:[{&quot;id&quot;:&quot;795acf86-49a0-5fda-996b-8c59fd1991ab&quot;,&quot;itemData&quot;:{&quot;abstract&quot;:&quot;(ECEC) upon child development This report considers international research on the impact of Early Childhood Education and Care (ECEC) provision upon children's development, using studies reported from a wide range of sources including journals, books, government reports and diverse organisation reports. High-quality childcare has been associated with benefits for children's development, with the strongest effects for children from disadvantaged backgrounds. There is also evidence that negative effects can sometimes occur. The results of studies partly depend upon the context and ECEC systems in place in different countries, but there is sufficient commonality of findings to indicate that many results are not culture-specific. Discrepant results may relate to age of starting and also differences in the quality of childcare. In addition, childcare effects are moderated by family background with negative, neutral and positive effects occurring depending on the relative balance of quality of care at home and in childcare. Recent large-scale studies find effects related to both quantity and quality of childcare. The effect sizes for childcare factors are about half those for family factors. The analysis strategy of most studies attributes variance to childcare factors only after family factors has been considered, and, where the two covary, this can produce conservative estimates of childcare effects. DUE DATE OF DELIVERABLE : 31.12.2014&quot;,&quot;author&quot;:[{&quot;dropping-particle&quot;:&quot;&quot;,&quot;family&quot;:&quot;NSW Department of Education&quot;,&quot;given&quot;:&quot;&quot;,&quot;non-dropping-particle&quot;:&quot;&quot;,&quot;parse-names&quot;:false,&quot;suffix&quot;:&quot;&quot;}],&quot;id&quot;:&quot;795acf86-49a0-5fda-996b-8c59fd1991ab&quot;,&quot;issued&quot;:{&quot;date-parts&quot;:[[&quot;2018&quot;]]},&quot;page&quot;:&quot;1-28&quot;,&quot;title&quot;:&quot;A Review of Research on the Effects of Early Childhood Education&quot;,&quot;type&quot;:&quot;article-journal&quot;},&quot;uris&quot;:[&quot;http://www.mendeley.com/documents/?uuid=529ca095-b6a0-44be-a503-3d6bf963501a&quot;],&quot;isTemporary&quot;:false,&quot;legacyDesktopId&quot;:&quot;529ca095-b6a0-44be-a503-3d6bf963501a&quot;}],&quot;properties&quot;:{&quot;noteIndex&quot;:0},&quot;isEdited&quot;:false,&quot;manualOverride&quot;:{&quot;citeprocText&quot;:&quot;[12]&quot;,&quot;isManuallyOverridden&quot;:false,&quot;manualOverrideText&quot;:&quot;&quot;},&quot;citationTag&quot;:&quot;MENDELEY_CITATION_v3_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&quot;},{&quot;citationID&quot;:&quot;MENDELEY_CITATION_cf2ef5e2-5b04-4765-bb39-2e67611c9242&quot;,&quot;citationItems&quot;:[{&quot;id&quot;:&quot;43632cd0-2c95-5ad1-a67e-c4ceec68b048&quot;,&quot;itemData&quot;:{&quot;DOI&quot;:&quot;10.1080/0141192042000234656&quot;,&quot;ISBN&quot;:&quot;0141192042000&quot;,&quot;ISSN&quot;:&quot;01411926&quot;,&quot;abstract&quot;:&quot;This article explores the impact of pre-school experience on young children's cognitive attainments at entry to primary school and analyses data collected as part of a wider longitudinal study, the Effective Provision of Pre-school Education (EPPE) project, which followed a large sample of young children attending 141 pre-school centres drawn from six types of provider in five English regions. The article compares the characteristics and attainments of the pre-school sample with those of an additional 'home' sample (children who had not attended pre-school) recruited at entry to reception. Multilevel analyses of relationships between child, parent and home environment characteristics and children's attainments in pre-reading, early number concepts and language skills are presented. Duration of time in pre-school is found to have a significant and positive impact on attainment over and above important influences such as family socio-economic status, income, mother's qualification level, ethnic and language background. The research also points to the separate and significant influence of the home learning environment. It is concluded that pre-school can play an important part in combating social exclusion by offering disadvantaged children, in particular, a better start to primary school.&quot;,&quot;author&quot;:[{&quot;dropping-particle&quot;:&quot;&quot;,&quot;family&quot;:&quot;Sammons&quot;,&quot;given&quot;:&quot;Pam&quot;,&quot;non-dropping-particle&quot;:&quot;&quot;,&quot;parse-names&quot;:false,&quot;suffix&quot;:&quot;&quot;},{&quot;dropping-particle&quot;:&quot;&quot;,&quot;family&quot;:&quot;Elliot&quot;,&quot;given&quot;:&quot;Karen&quot;,&quot;non-dropping-particle&quot;:&quot;&quot;,&quot;parse-names&quot;:false,&quot;suffix&quot;:&quot;&quot;},{&quot;dropping-particle&quot;:&quot;&quot;,&quot;family&quot;:&quot;Sylva&quot;,&quot;given&quot;:&quot;Kathy&quot;,&quot;non-dropping-particle&quot;:&quot;&quot;,&quot;parse-names&quot;:false,&quot;suffix&quot;:&quot;&quot;},{&quot;dropping-particle&quot;:&quot;&quot;,&quot;family&quot;:&quot;Melhuish&quot;,&quot;given&quot;:&quot;Edward&quot;,&quot;non-dropping-particle&quot;:&quot;&quot;,&quot;parse-names&quot;:false,&quot;suffix&quot;:&quot;&quot;},{&quot;dropping-particle&quot;:&quot;&quot;,&quot;family&quot;:&quot;Siraj-Blatchford&quot;,&quot;given&quot;:&quot;Iram&quot;,&quot;non-dropping-particle&quot;:&quot;&quot;,&quot;parse-names&quot;:false,&quot;suffix&quot;:&quot;&quot;},{&quot;dropping-particle&quot;:&quot;&quot;,&quot;family&quot;:&quot;Taggart&quot;,&quot;given&quot;:&quot;Brenda&quot;,&quot;non-dropping-particle&quot;:&quot;&quot;,&quot;parse-names&quot;:false,&quot;suffix&quot;:&quot;&quot;}],&quot;container-title&quot;:&quot;British Educational Research Journal&quot;,&quot;id&quot;:&quot;43632cd0-2c95-5ad1-a67e-c4ceec68b048&quot;,&quot;issue&quot;:&quot;5&quot;,&quot;issued&quot;:{&quot;date-parts&quot;:[[&quot;2004&quot;]]},&quot;page&quot;:&quot;691-712&quot;,&quot;title&quot;:&quot;The impact of pre-school on young children's cognitive attainments at entry to reception&quot;,&quot;type&quot;:&quot;article-journal&quot;,&quot;volume&quot;:&quot;30&quot;},&quot;uris&quot;:[&quot;http://www.mendeley.com/documents/?uuid=13b639e3-cdd4-4824-ba5b-733e99c3df97&quot;],&quot;isTemporary&quot;:false,&quot;legacyDesktopId&quot;:&quot;13b639e3-cdd4-4824-ba5b-733e99c3df97&quot;}],&quot;properties&quot;:{&quot;noteIndex&quot;:0},&quot;isEdited&quot;:false,&quot;manualOverride&quot;:{&quot;citeprocText&quot;:&quot;[13]&quot;,&quot;isManuallyOverridden&quot;:false,&quot;manualOverrideText&quot;:&quot;&quot;},&quot;citationTag&quot;:&quot;MENDELEY_CITATION_v3_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&quot;},{&quot;citationID&quot;:&quot;MENDELEY_CITATION_b7f6acd8-8c82-44ce-ba2a-141bc22d8d37&quot;,&quot;citationItems&quot;:[{&quot;id&quot;:&quot;4640438b-76b5-5748-88aa-0b4a3d7d758c&quot;,&quot;itemData&quot;:{&quot;DOI&quot;:&quot;10.2307/3069675&quot;,&quot;ISSN&quot;:&quot;0022166X&quot;,&quot;abstract&quot;:&quot;Better child health is widely thought to improve school performance, and therefore post-school productivity. But most of the literature ignores that child health as well as child schooling reflects behavioral choices. Therefore the estimated impact of child health on child schooling in these studies may be biased, perhaps substantially. This study employs longitudinal data to investigate the impact of child health (as indicated by nutritional status) on school enrollments in rural Pakistan using an explicit dynamic model for the preferred estimates. These estimates use price shocks when children were of preschool age to control for behavior determining the child health stock measure. They indicate that child health (nutrition) is three times as important for enrollment than suggested by \&quot;naive estimates\&quot; that assume that child health is predetermined rather than determined by household choices in the presence of unobserved factors such as preferences and health endowments. These results, therefore, reinforce strongly the importance of using estimation methods that are consistent with the economic theory of households to explore the impact of some choice variables on others using socioeconomic behavioral data.&quot;,&quot;author&quot;:[{&quot;dropping-particle&quot;:&quot;&quot;,&quot;family&quot;:&quot;Alderman&quot;,&quot;given&quot;:&quot;H.&quot;,&quot;non-dropping-particle&quot;:&quot;&quot;,&quot;parse-names&quot;:false,&quot;suffix&quot;:&quot;&quot;},{&quot;dropping-particle&quot;:&quot;&quot;,&quot;family&quot;:&quot;Behraan&quot;,&quot;given&quot;:&quot;J. R.&quot;,&quot;non-dropping-particle&quot;:&quot;&quot;,&quot;parse-names&quot;:false,&quot;suffix&quot;:&quot;&quot;},{&quot;dropping-particle&quot;:&quot;&quot;,&quot;family&quot;:&quot;Lavy&quot;,&quot;given&quot;:&quot;V.&quot;,&quot;non-dropping-particle&quot;:&quot;&quot;,&quot;parse-names&quot;:false,&quot;suffix&quot;:&quot;&quot;},{&quot;dropping-particle&quot;:&quot;&quot;,&quot;family&quot;:&quot;Menon&quot;,&quot;given&quot;:&quot;R.&quot;,&quot;non-dropping-particle&quot;:&quot;&quot;,&quot;parse-names&quot;:false,&quot;suffix&quot;:&quot;&quot;}],&quot;container-title&quot;:&quot;Journal of Human Resources&quot;,&quot;id&quot;:&quot;4640438b-76b5-5748-88aa-0b4a3d7d758c&quot;,&quot;issue&quot;:&quot;1&quot;,&quot;issued&quot;:{&quot;date-parts&quot;:[[&quot;2001&quot;]]},&quot;page&quot;:&quot;203-205&quot;,&quot;publisher&quot;:&quot;University of Wisconsin Press&quot;,&quot;title&quot;:&quot;Child health and school enrollment: A longitudinal analysis&quot;,&quot;type&quot;:&quot;article-journal&quot;,&quot;volume&quot;:&quot;36&quot;},&quot;uris&quot;:[&quot;http://www.mendeley.com/documents/?uuid=2a8519fa-8fdb-3ef0-831c-3adb87863de1&quot;],&quot;isTemporary&quot;:false,&quot;legacyDesktopId&quot;:&quot;2a8519fa-8fdb-3ef0-831c-3adb87863de1&quot;}],&quot;properties&quot;:{&quot;noteIndex&quot;:0},&quot;isEdited&quot;:false,&quot;manualOverride&quot;:{&quot;citeprocText&quot;:&quot;[14]&quot;,&quot;isManuallyOverridden&quot;:false,&quot;manualOverrideText&quot;:&quot;&quot;},&quot;citationTag&quot;:&quot;MENDELEY_CITATION_v3_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&quot;},{&quot;citationID&quot;:&quot;MENDELEY_CITATION_20cba209-f749-458e-b4a0-729d8a18d2bf&quot;,&quot;citationItems&quot;:[{&quot;id&quot;:&quot;cc8acfcc-5618-5873-8062-5ca94983e367&quot;,&quot;itemData&quot;:{&quot;ISSN&quot;:&quot;1011-002X, 1011-002X&quot;,&quot;abstract&quot;:&quot;This study is an attempt to analyze the primary school enrollment status in the city of Lahore; and provide estimates regarding the impact of household's quantitative characteristics on enrollment decision. Primary data is collected from 3320 households where 2520 households belonged to the urban areas and 800 households belonged to the rural areas. Computations are carried out using both OLS and Logit models. The factors contributing positively and significantly to net enrollment of children at primary school level are found to be family size, dwelling ownership, expenses on education, literacy ratio and dependency ratio. It is also established that access to school is not a very significant factor towards inhibiting school attendance. Some of the results, with respect to the contribution of family size and dependency ratio to enrollment, are contradictory to the prior determined thoughts. Briefly, it can be concluded that despite the positive effect of some of the characteristics of individuals and households on gross as well as net enrollment, there are various more strong qualitative factors across the socio-economic spectrum that have differential impacts on school enrollment. Consequently, legislative measures need to be implemented to make primary education compulsory, in order to motivate all the children of respective age to complete primary school education.&quot;,&quot;author&quot;:[{&quot;dropping-particle&quot;:&quot;&quot;,&quot;family&quot;:&quot;Baluch&quot;,&quot;given&quot;:&quot;Mazhar ul Haq&quot;,&quot;non-dropping-particle&quot;:&quot;&quot;,&quot;parse-names&quot;:false,&quot;suffix&quot;:&quot;&quot;},{&quot;dropping-particle&quot;:&quot;&quot;,&quot;family&quot;:&quot;Shahid&quot;,&quot;given&quot;:&quot;Saima&quot;,&quot;non-dropping-particle&quot;:&quot;&quot;,&quot;parse-names&quot;:false,&quot;suffix&quot;:&quot;&quot;}],&quot;container-title&quot;:&quot;Pakistan Economic and Social Review&quot;,&quot;id&quot;:&quot;cc8acfcc-5618-5873-8062-5ca94983e367&quot;,&quot;issue&quot;:&quot;2&quot;,&quot;issued&quot;:{&quot;date-parts&quot;:[[&quot;2008&quot;]]},&quot;page&quot;:&quot;161-200&quot;,&quot;title&quot;:&quot;Determinants of enrollment in primary education: A case study of district Lahore&quot;,&quot;type&quot;:&quot;article-journal&quot;,&quot;volume&quot;:&quot;46&quot;},&quot;uris&quot;:[&quot;http://www.mendeley.com/documents/?uuid=8f4611e2-ae65-405b-92bd-34aeeeba08be&quot;],&quot;isTemporary&quot;:false,&quot;legacyDesktopId&quot;:&quot;8f4611e2-ae65-405b-92bd-34aeeeba08be&quot;}],&quot;properties&quot;:{&quot;noteIndex&quot;:0},&quot;isEdited&quot;:false,&quot;manualOverride&quot;:{&quot;citeprocText&quot;:&quot;[15]&quot;,&quot;isManuallyOverridden&quot;:false,&quot;manualOverrideText&quot;:&quot;&quot;},&quot;citationTag&quot;:&quot;MENDELEY_CITATION_v3_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&quot;},{&quot;citationID&quot;:&quot;MENDELEY_CITATION_43c884f9-c7f9-4292-974f-a13560aa1822&quot;,&quot;citationItems&quot;:[{&quot;id&quot;:&quot;358cd72c-4a29-506f-ba68-ad2bc2ddfa0b&quot;,&quot;itemData&quot;:{&quot;DOI&quot;:&quot;10.1353/eas.2013.0004&quot;,&quot;abstract&quot;:&quot;AJOL Abstract: This study examines determinants of children’s primary school enrolment. Using the 2005 Ethiopian Demographic and Health Survey data, a Binary Logistic Regression model was fitted to identify the correlates. The findings indicate that the increase in the number of siblings decreases the likelihood of children’s enrolment in early ages but increases at later ages. Poverty, loss of mother, and rural residence reduce the likelihood of enrolment whilst those living in female-headed households and born to educated parents have higher chances. The findings generally entail the importance of improving households’ socioeconomic wellbeing to widen the opportunity of children’s school enrolment&quot;,&quot;author&quot;:[{&quot;dropping-particle&quot;:&quot;&quot;,&quot;family&quot;:&quot;Gurmu&quot;,&quot;given&quot;:&quot;Eshetu&quot;,&quot;non-dropping-particle&quot;:&quot;&quot;,&quot;parse-names&quot;:false,&quot;suffix&quot;:&quot;&quot;},{&quot;dropping-particle&quot;:&quot;&quot;,&quot;family&quot;:&quot;Etana&quot;,&quot;given&quot;:&quot;Dula&quot;,&quot;non-dropping-particle&quot;:&quot;&quot;,&quot;parse-names&quot;:false,&quot;suffix&quot;:&quot;&quot;}],&quot;container-title&quot;:&quot;Eastern Africa Social Science Research Review&quot;,&quot;id&quot;:&quot;358cd72c-4a29-506f-ba68-ad2bc2ddfa0b&quot;,&quot;issue&quot;:&quot;1&quot;,&quot;issued&quot;:{&quot;date-parts&quot;:[[&quot;2013&quot;]]},&quot;page&quot;:&quot;1-30&quot;,&quot;title&quot;:&quot;Socio-economic and Demographic Determinants of Children’s Primary School Enrolment in Ethiopia&quot;,&quot;type&quot;:&quot;article-journal&quot;,&quot;volume&quot;:&quot;29&quot;},&quot;uris&quot;:[&quot;http://www.mendeley.com/documents/?uuid=29af7ad7-4046-48ed-8660-2c0067dd356c&quot;],&quot;isTemporary&quot;:false,&quot;legacyDesktopId&quot;:&quot;29af7ad7-4046-48ed-8660-2c0067dd356c&quot;}],&quot;properties&quot;:{&quot;noteIndex&quot;:0},&quot;isEdited&quot;:false,&quot;manualOverride&quot;:{&quot;citeprocText&quot;:&quot;[16]&quot;,&quot;isManuallyOverridden&quot;:false,&quot;manualOverrideText&quot;:&quot;&quot;},&quot;citationTag&quot;:&quot;MENDELEY_CITATION_v3_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&quot;},{&quot;citationID&quot;:&quot;MENDELEY_CITATION_929592da-02e7-41fb-9887-1f3afc677c90&quot;,&quot;citationItems&quot;:[{&quot;id&quot;:&quot;cd9021bf-5a0a-5fee-bea6-2f9e37525c5d&quot;,&quot;itemData&quot;:{&quot;DOI&quot;:&quot;10.1016/j.childyouth.2011.01.016&quot;,&quot;ISSN&quot;:&quot;01907409&quot;,&quot;abstract&quot;:&quot;This study examined the influence of maternal education and other child and family characteristics on the enrollment of children in early childhood education and care. Data come from the National Household Education Survey for a 14-year period and include children ages 0-5. years old. Multinomial logit analysis was employed to show the effect of maternal education on the likelihood of being enrolled in a specific type of care arrangement including both formal and informal settings. Findings suggest that more advantaged children, even those under 3. years of age, enroll in higher quality settings, thereby granting them an advantage when they begin school. © 2011 Elsevier Ltd.&quot;,&quot;author&quot;:[{&quot;dropping-particle&quot;:&quot;&quot;,&quot;family&quot;:&quot;Greenberg&quot;,&quot;given&quot;:&quot;Joy Pastan&quot;,&quot;non-dropping-particle&quot;:&quot;&quot;,&quot;parse-names&quot;:false,&quot;suffix&quot;:&quot;&quot;}],&quot;container-title&quot;:&quot;Children and Youth Services Review&quot;,&quot;id&quot;:&quot;cd9021bf-5a0a-5fee-bea6-2f9e37525c5d&quot;,&quot;issue&quot;:&quot;7&quot;,&quot;issued&quot;:{&quot;date-parts&quot;:[[&quot;2011&quot;]]},&quot;page&quot;:&quot;1049-1057&quot;,&quot;publisher&quot;:&quot;Elsevier Ltd&quot;,&quot;title&quot;:&quot;The impact of maternal education on children's enrollment in early childhood education and care&quot;,&quot;type&quot;:&quot;article-journal&quot;,&quot;volume&quot;:&quot;33&quot;},&quot;uris&quot;:[&quot;http://www.mendeley.com/documents/?uuid=efa47b47-f9ab-47a6-95ec-49140e90ba3d&quot;],&quot;isTemporary&quot;:false,&quot;legacyDesktopId&quot;:&quot;efa47b47-f9ab-47a6-95ec-49140e90ba3d&quot;}],&quot;properties&quot;:{&quot;noteIndex&quot;:0},&quot;isEdited&quot;:false,&quot;manualOverride&quot;:{&quot;citeprocText&quot;:&quot;[17]&quot;,&quot;isManuallyOverridden&quot;:false,&quot;manualOverrideText&quot;:&quot;&quot;},&quot;citationTag&quot;:&quot;MENDELEY_CITATION_v3_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&quot;},{&quot;citationID&quot;:&quot;MENDELEY_CITATION_9489893a-c05c-4f12-ac93-ba0bf6ed8f77&quot;,&quot;citationItems&quot;:[{&quot;id&quot;:&quot;f7304811-a794-5532-b618-5d15abbaceba&quot;,&quot;itemData&quot;:{&quot;DOI&quot;:&quot;10.1177/2332858416648933&quot;,&quot;ISSN&quot;:&quot;23328584&quot;,&quot;abstract&quot;:&quot;We use data from the 1968–2013 October Current Population Survey to document trends in 3-and 4-year-old children’s enrollment in center-based early childhood education, focusing on gaps in enrollment among children from low-, middle-, and high-income families. We find that income-related gaps in enrollment widened in the 1970s and 1980s but appear to have plateaued or narrowed for succeeding cohorts. These patterns are consistent with recent trends in income-related gaps in school achievement.&quot;,&quot;author&quot;:[{&quot;dropping-particle&quot;:&quot;&quot;,&quot;family&quot;:&quot;Magnuson&quot;,&quot;given&quot;:&quot;Katherine&quot;,&quot;non-dropping-particle&quot;:&quot;&quot;,&quot;parse-names&quot;:false,&quot;suffix&quot;:&quot;&quot;},{&quot;dropping-particle&quot;:&quot;&quot;,&quot;family&quot;:&quot;Waldfogel&quot;,&quot;given&quot;:&quot;Jane&quot;,&quot;non-dropping-particle&quot;:&quot;&quot;,&quot;parse-names&quot;:false,&quot;suffix&quot;:&quot;&quot;}],&quot;container-title&quot;:&quot;AERA Open&quot;,&quot;id&quot;:&quot;f7304811-a794-5532-b618-5d15abbaceba&quot;,&quot;issue&quot;:&quot;2&quot;,&quot;issued&quot;:{&quot;date-parts&quot;:[[&quot;2016&quot;]]},&quot;page&quot;:&quot;1-13&quot;,&quot;title&quot;:&quot;Trends in Income-Related Gaps in Enrollment in Early Childhood Education: 1968 to 2013&quot;,&quot;type&quot;:&quot;article-journal&quot;,&quot;volume&quot;:&quot;2&quot;},&quot;uris&quot;:[&quot;http://www.mendeley.com/documents/?uuid=af4754a6-43db-4d1f-aa5a-26e567b23446&quot;],&quot;isTemporary&quot;:false,&quot;legacyDesktopId&quot;:&quot;af4754a6-43db-4d1f-aa5a-26e567b23446&quot;}],&quot;properties&quot;:{&quot;noteIndex&quot;:0},&quot;isEdited&quot;:false,&quot;manualOverride&quot;:{&quot;citeprocText&quot;:&quot;[18]&quot;,&quot;isManuallyOverridden&quot;:false,&quot;manualOverrideText&quot;:&quot;&quot;},&quot;citationTag&quot;:&quot;MENDELEY_CITATION_v3_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&quot;},{&quot;citationID&quot;:&quot;MENDELEY_CITATION_22367d8c-169f-425a-8a85-11c6a2744194&quot;,&quot;citationItems&quot;:[{&quot;id&quot;:&quot;512b6837-c880-563a-84a5-6f43e9e0a680&quot;,&quot;itemData&quot;:{&quot;ISSN&quot;:&quot;2227-7471&quot;,&quot;abstract&quot;:&quot;INTERNATIONAL RESEARCHERS is peer-reviewed, supported by rigorous processes of criterion-referenced article ranking and qualitative commentary, ensuring that only intellectual work of the greatest substance and highest significance is published. Abstract Available literature shows that in Kenya enrolment of children in preschool education is low. It is believed that failure to adequately meet children's health needs might be leading to the children's low enrolment in preschool education and in other levels of education. It is for this reason that this study is designed; to establish and document children's health needs in relation to low enrolment especially in Imenti North District where 52% of preschool children do not attend preschool and in particular 64% in Miriga Mieru West Division of the District. The main objective of this study is to establish the relationship between children's health needs and enrolment in preschool. The study has used a correlation design employing a survey method. The independent variable is health status. The dependent variable is children's enrolment in preschool. The sample size of 390 parents is selected and used in the study. Children's households are systematically sampled whereas Imenti North District is sampled purposively. Miriga Mieru West Division is selected due to its high population of preschool age children (78,201) in comparison to other divisions in the district such as; Miriga Mieru East with 64,117, Timau with 55,292 and Buuri with 45,610 as well as its low preschool enrolment rates (64%). The study has used a questionnaire for parents and anthropometric tools for data collection. The researcher administered the questionnaire to parents of preschool children both with children not attending and children attending preschool. The t-test (two tailed) for testing equality of means for independent samples is used to test the hypothesis (H02) A t-test (two tailed) for independent samples found no relationship between health status and enrolment in preschool. This study concludes that basic needs are important and unless they are met we will continue to have large numbers of children not attending the preschool education continuing to increase.&quot;,&quot;author&quot;:[{&quot;dropping-particle&quot;:&quot;&quot;,&quot;family&quot;:&quot;Gakii Murungi&quot;,&quot;given&quot;:&quot;Catherine&quot;,&quot;non-dropping-particle&quot;:&quot;&quot;,&quot;parse-names&quot;:false,&quot;suffix&quot;:&quot;&quot;}],&quot;id&quot;:&quot;512b6837-c880-563a-84a5-6f43e9e0a680&quot;,&quot;issue&quot;:&quot;1&quot;,&quot;issued&quot;:{&quot;date-parts&quot;:[[&quot;2012&quot;]]},&quot;title&quot;:&quot;Children Health Needs and It'S Influence on Pre-School Education Enrolments&quot;,&quot;type&quot;:&quot;article-journal&quot;,&quot;volume&quot;:&quot;1&quot;},&quot;uris&quot;:[&quot;http://www.mendeley.com/documents/?uuid=ec2efbc8-f6d8-4036-a362-ecab3eea19e5&quot;],&quot;isTemporary&quot;:false,&quot;legacyDesktopId&quot;:&quot;ec2efbc8-f6d8-4036-a362-ecab3eea19e5&quot;}],&quot;properties&quot;:{&quot;noteIndex&quot;:0},&quot;isEdited&quot;:false,&quot;manualOverride&quot;:{&quot;citeprocText&quot;:&quot;[19]&quot;,&quot;isManuallyOverridden&quot;:false,&quot;manualOverrideText&quot;:&quot;&quot;},&quot;citationTag&quot;:&quot;MENDELEY_CITATION_v3_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&quot;},{&quot;citationID&quot;:&quot;MENDELEY_CITATION_5960ec5e-249f-4c83-bf6a-c9969a1e5ff5&quot;,&quot;citationItems&quot;:[{&quot;id&quot;:&quot;81b4b909-60cf-563d-b5cc-88b69d6c1620&quot;,&quot;itemData&quot;:{&quot;DOI&quot;:&quot;10.1080/03004430.2021.1951260&quot;,&quot;ISSN&quot;:&quot;14768275&quot;,&quot;abstract&quot;:&quot;Early childhood development (ECD) is a crucial determinant of adulthood capabilities. This paper investigates the current ECD status among young children of 3–4 years of age in Bangladesh and its relation to various socio-demographic and familial factors using data from the latest round of the Multiple Indicator Cluster Survey (MICS). Results from the logistic regressions confirm many existing findings for developing countries and draw new insights specific to the country. Physical and mental disabilities hinder all types of early development. Enrolment in pre-school education programmes, the presence of children's books at home and parents' engagement in certain learning-stimulating activities are crucial for development in literacy-numeracy and learning. Development in the physical domain is fundamentally associated with wealth status. Failure to attain adequate social-emotional development can be largely attributed to domestic hostility toward children and mothers' experience of functional difficulties.&quot;,&quot;author&quot;:[{&quot;dropping-particle&quot;:&quot;&quot;,&quot;family&quot;:&quot;Alam&quot;,&quot;given&quot;:&quot;M. Iftakhar&quot;,&quot;non-dropping-particle&quot;:&quot;&quot;,&quot;parse-names&quot;:false,&quot;suffix&quot;:&quot;&quot;},{&quot;dropping-particle&quot;:&quot;&quot;,&quot;family&quot;:&quot;Mansur&quot;,&quot;given&quot;:&quot;Mohaimen&quot;,&quot;non-dropping-particle&quot;:&quot;&quot;,&quot;parse-names&quot;:false,&quot;suffix&quot;:&quot;&quot;},{&quot;dropping-particle&quot;:&quot;&quot;,&quot;family&quot;:&quot;Barman&quot;,&quot;given&quot;:&quot;Prianka&quot;,&quot;non-dropping-particle&quot;:&quot;&quot;,&quot;parse-names&quot;:false,&quot;suffix&quot;:&quot;&quot;}],&quot;container-title&quot;:&quot;Early Child Development and Care&quot;,&quot;id&quot;:&quot;81b4b909-60cf-563d-b5cc-88b69d6c1620&quot;,&quot;issue&quot;:&quot;12&quot;,&quot;issued&quot;:{&quot;date-parts&quot;:[[&quot;2022&quot;]]},&quot;page&quot;:&quot;1901-1920&quot;,&quot;title&quot;:&quot;Early childhood development in Bangladesh and its socio-demographic determinants of importance&quot;,&quot;type&quot;:&quot;article-journal&quot;,&quot;volume&quot;:&quot;192&quot;},&quot;uris&quot;:[&quot;http://www.mendeley.com/documents/?uuid=a88906f9-a0f4-4c51-882a-1241eb52b8f3&quot;],&quot;isTemporary&quot;:false,&quot;legacyDesktopId&quot;:&quot;a88906f9-a0f4-4c51-882a-1241eb52b8f3&quot;}],&quot;properties&quot;:{&quot;noteIndex&quot;:0},&quot;isEdited&quot;:false,&quot;manualOverride&quot;:{&quot;citeprocText&quot;:&quot;[20]&quot;,&quot;isManuallyOverridden&quot;:false,&quot;manualOverrideText&quot;:&quot;&quot;},&quot;citationTag&quot;:&quot;MENDELEY_CITATION_v3_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&quot;},{&quot;citationID&quot;:&quot;MENDELEY_CITATION_0990dc40-9436-4d93-b71c-9011c1582983&quot;,&quot;citationItems&quot;:[{&quot;id&quot;:&quot;43632cd0-2c95-5ad1-a67e-c4ceec68b048&quot;,&quot;itemData&quot;:{&quot;DOI&quot;:&quot;10.1080/0141192042000234656&quot;,&quot;ISBN&quot;:&quot;0141192042000&quot;,&quot;ISSN&quot;:&quot;01411926&quot;,&quot;abstract&quot;:&quot;This article explores the impact of pre-school experience on young children's cognitive attainments at entry to primary school and analyses data collected as part of a wider longitudinal study, the Effective Provision of Pre-school Education (EPPE) project, which followed a large sample of young children attending 141 pre-school centres drawn from six types of provider in five English regions. The article compares the characteristics and attainments of the pre-school sample with those of an additional 'home' sample (children who had not attended pre-school) recruited at entry to reception. Multilevel analyses of relationships between child, parent and home environment characteristics and children's attainments in pre-reading, early number concepts and language skills are presented. Duration of time in pre-school is found to have a significant and positive impact on attainment over and above important influences such as family socio-economic status, income, mother's qualification level, ethnic and language background. The research also points to the separate and significant influence of the home learning environment. It is concluded that pre-school can play an important part in combating social exclusion by offering disadvantaged children, in particular, a better start to primary school.&quot;,&quot;author&quot;:[{&quot;dropping-particle&quot;:&quot;&quot;,&quot;family&quot;:&quot;Sammons&quot;,&quot;given&quot;:&quot;Pam&quot;,&quot;non-dropping-particle&quot;:&quot;&quot;,&quot;parse-names&quot;:false,&quot;suffix&quot;:&quot;&quot;},{&quot;dropping-particle&quot;:&quot;&quot;,&quot;family&quot;:&quot;Elliot&quot;,&quot;given&quot;:&quot;Karen&quot;,&quot;non-dropping-particle&quot;:&quot;&quot;,&quot;parse-names&quot;:false,&quot;suffix&quot;:&quot;&quot;},{&quot;dropping-particle&quot;:&quot;&quot;,&quot;family&quot;:&quot;Sylva&quot;,&quot;given&quot;:&quot;Kathy&quot;,&quot;non-dropping-particle&quot;:&quot;&quot;,&quot;parse-names&quot;:false,&quot;suffix&quot;:&quot;&quot;},{&quot;dropping-particle&quot;:&quot;&quot;,&quot;family&quot;:&quot;Melhuish&quot;,&quot;given&quot;:&quot;Edward&quot;,&quot;non-dropping-particle&quot;:&quot;&quot;,&quot;parse-names&quot;:false,&quot;suffix&quot;:&quot;&quot;},{&quot;dropping-particle&quot;:&quot;&quot;,&quot;family&quot;:&quot;Siraj-Blatchford&quot;,&quot;given&quot;:&quot;Iram&quot;,&quot;non-dropping-particle&quot;:&quot;&quot;,&quot;parse-names&quot;:false,&quot;suffix&quot;:&quot;&quot;},{&quot;dropping-particle&quot;:&quot;&quot;,&quot;family&quot;:&quot;Taggart&quot;,&quot;given&quot;:&quot;Brenda&quot;,&quot;non-dropping-particle&quot;:&quot;&quot;,&quot;parse-names&quot;:false,&quot;suffix&quot;:&quot;&quot;}],&quot;container-title&quot;:&quot;British Educational Research Journal&quot;,&quot;id&quot;:&quot;43632cd0-2c95-5ad1-a67e-c4ceec68b048&quot;,&quot;issue&quot;:&quot;5&quot;,&quot;issued&quot;:{&quot;date-parts&quot;:[[&quot;2004&quot;]]},&quot;page&quot;:&quot;691-712&quot;,&quot;title&quot;:&quot;The impact of pre-school on young children's cognitive attainments at entry to reception&quot;,&quot;type&quot;:&quot;article-journal&quot;,&quot;volume&quot;:&quot;30&quot;},&quot;uris&quot;:[&quot;http://www.mendeley.com/documents/?uuid=13b639e3-cdd4-4824-ba5b-733e99c3df97&quot;],&quot;isTemporary&quot;:false,&quot;legacyDesktopId&quot;:&quot;13b639e3-cdd4-4824-ba5b-733e99c3df97&quot;}],&quot;properties&quot;:{&quot;noteIndex&quot;:0},&quot;isEdited&quot;:false,&quot;manualOverride&quot;:{&quot;citeprocText&quot;:&quot;[13]&quot;,&quot;isManuallyOverridden&quot;:false,&quot;manualOverrideText&quot;:&quot;&quot;},&quot;citationTag&quot;:&quot;MENDELEY_CITATION_v3_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&quot;},{&quot;citationID&quot;:&quot;MENDELEY_CITATION_e92aaf3b-4ebb-4372-8680-c93dc92933c6&quot;,&quot;citationItems&quot;:[{&quot;id&quot;:&quot;f58bed46-887c-501c-8a99-3035fe43a6ca&quot;,&quot;itemData&quot;:{&quot;ISBN&quot;:&quot;9789292235123&quot;,&quot;author&quot;:[{&quot;dropping-particle&quot;:&quot;&quot;,&quot;family&quot;:&quot;UNESCO&quot;,&quot;given&quot;:&quot;&quot;,&quot;non-dropping-particle&quot;:&quot;&quot;,&quot;parse-names&quot;:false,&quot;suffix&quot;:&quot;&quot;}],&quot;id&quot;:&quot;f58bed46-887c-501c-8a99-3035fe43a6ca&quot;,&quot;issued&quot;:{&quot;date-parts&quot;:[[&quot;2015&quot;]]},&quot;title&quot;:&quot;Pre-primary Education and the School Learning Improvement Plan in Bangladesh. Case Study&quot;,&quot;type&quot;:&quot;book&quot;},&quot;uris&quot;:[&quot;http://www.mendeley.com/documents/?uuid=4b9075d4-437a-4a64-84f4-eadaaa68775e&quot;],&quot;isTemporary&quot;:false,&quot;legacyDesktopId&quot;:&quot;4b9075d4-437a-4a64-84f4-eadaaa68775e&quot;}],&quot;properties&quot;:{&quot;noteIndex&quot;:0},&quot;isEdited&quot;:false,&quot;manualOverride&quot;:{&quot;citeprocText&quot;:&quot;[21]&quot;,&quot;isManuallyOverridden&quot;:false,&quot;manualOverrideText&quot;:&quot;&quot;},&quot;citationTag&quot;:&quot;MENDELEY_CITATION_v3_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&quot;},{&quot;citationID&quot;:&quot;MENDELEY_CITATION_4276f5e7-9077-46b3-b853-f6f8cbc17b05&quot;,&quot;citationItems&quot;:[{&quot;id&quot;:&quot;ede2f1de-5527-5961-8b3d-be6891c05656&quot;,&quot;itemData&quot;:{&quot;DOI&quot;:&quot;10.1177/0165025421995915&quot;,&quot;ISSN&quot;:&quot;14640651&quot;,&quot;abstract&quot;:&quot;Women who attain more education tend to have children with more educational opportunities, a transmission of educational advantages across generations that is embedded in the larger structures of families’ societies. Investigating such country-level variation with a life-course model, this study estimated associations of mothers’ educational attainment with their young children’s enrollment in early childhood education and engagement in cognitively stimulating activities in a pooled sample of 36,400 children (n = 17,900 girls, 18,500 boys) drawn from nationally representative data sets from Australia, Ireland, U.K., and U.S. Results showed that having a mother with a college degree generally differentiated young children on these two outcomes more in the U.S., potentially reflecting processes related to strong relative advantage (i.e., maternal education matters more in populations with lower rates of women’s educational attainment) and weak contingent protection (i.e., it matters more in societies with less policy investment in families).&quot;,&quot;author&quot;:[{&quot;dropping-particle&quot;:&quot;&quot;,&quot;family&quot;:&quot;Crosnoe&quot;,&quot;given&quot;:&quot;Robert L.&quot;,&quot;non-dropping-particle&quot;:&quot;&quot;,&quot;parse-names&quot;:false,&quot;suffix&quot;:&quot;&quot;},{&quot;dropping-particle&quot;:&quot;&quot;,&quot;family&quot;:&quot;Johnston&quot;,&quot;given&quot;:&quot;Carol Anna&quot;,&quot;non-dropping-particle&quot;:&quot;&quot;,&quot;parse-names&quot;:false,&quot;suffix&quot;:&quot;&quot;},{&quot;dropping-particle&quot;:&quot;&quot;,&quot;family&quot;:&quot;Cavanagh&quot;,&quot;given&quot;:&quot;Shannon E.&quot;,&quot;non-dropping-particle&quot;:&quot;&quot;,&quot;parse-names&quot;:false,&quot;suffix&quot;:&quot;&quot;}],&quot;container-title&quot;:&quot;International Journal of Behavioral Development&quot;,&quot;id&quot;:&quot;ede2f1de-5527-5961-8b3d-be6891c05656&quot;,&quot;issue&quot;:&quot;3&quot;,&quot;issued&quot;:{&quot;date-parts&quot;:[[&quot;2021&quot;]]},&quot;page&quot;:&quot;226-237&quot;,&quot;title&quot;:&quot;Maternal education and early childhood education across affluent English-speaking countries&quot;,&quot;type&quot;:&quot;article-journal&quot;,&quot;volume&quot;:&quot;45&quot;},&quot;uris&quot;:[&quot;http://www.mendeley.com/documents/?uuid=77305713-3155-4da8-94e1-140cdfac1f02&quot;],&quot;isTemporary&quot;:false,&quot;legacyDesktopId&quot;:&quot;77305713-3155-4da8-94e1-140cdfac1f02&quot;},{&quot;id&quot;:&quot;cd9021bf-5a0a-5fee-bea6-2f9e37525c5d&quot;,&quot;itemData&quot;:{&quot;DOI&quot;:&quot;10.1016/j.childyouth.2011.01.016&quot;,&quot;ISSN&quot;:&quot;01907409&quot;,&quot;abstract&quot;:&quot;This study examined the influence of maternal education and other child and family characteristics on the enrollment of children in early childhood education and care. Data come from the National Household Education Survey for a 14-year period and include children ages 0-5. years old. Multinomial logit analysis was employed to show the effect of maternal education on the likelihood of being enrolled in a specific type of care arrangement including both formal and informal settings. Findings suggest that more advantaged children, even those under 3. years of age, enroll in higher quality settings, thereby granting them an advantage when they begin school. © 2011 Elsevier Ltd.&quot;,&quot;author&quot;:[{&quot;dropping-particle&quot;:&quot;&quot;,&quot;family&quot;:&quot;Greenberg&quot;,&quot;given&quot;:&quot;Joy Pastan&quot;,&quot;non-dropping-particle&quot;:&quot;&quot;,&quot;parse-names&quot;:false,&quot;suffix&quot;:&quot;&quot;}],&quot;container-title&quot;:&quot;Children and Youth Services Review&quot;,&quot;id&quot;:&quot;cd9021bf-5a0a-5fee-bea6-2f9e37525c5d&quot;,&quot;issue&quot;:&quot;7&quot;,&quot;issued&quot;:{&quot;date-parts&quot;:[[&quot;2011&quot;]]},&quot;page&quot;:&quot;1049-1057&quot;,&quot;publisher&quot;:&quot;Elsevier Ltd&quot;,&quot;title&quot;:&quot;The impact of maternal education on children's enrollment in early childhood education and care&quot;,&quot;type&quot;:&quot;article-journal&quot;,&quot;volume&quot;:&quot;33&quot;},&quot;uris&quot;:[&quot;http://www.mendeley.com/documents/?uuid=efa47b47-f9ab-47a6-95ec-49140e90ba3d&quot;],&quot;isTemporary&quot;:false,&quot;legacyDesktopId&quot;:&quot;efa47b47-f9ab-47a6-95ec-49140e90ba3d&quot;},{&quot;id&quot;:&quot;43632cd0-2c95-5ad1-a67e-c4ceec68b048&quot;,&quot;itemData&quot;:{&quot;DOI&quot;:&quot;10.1080/0141192042000234656&quot;,&quot;ISBN&quot;:&quot;0141192042000&quot;,&quot;ISSN&quot;:&quot;01411926&quot;,&quot;abstract&quot;:&quot;This article explores the impact of pre-school experience on young children's cognitive attainments at entry to primary school and analyses data collected as part of a wider longitudinal study, the Effective Provision of Pre-school Education (EPPE) project, which followed a large sample of young children attending 141 pre-school centres drawn from six types of provider in five English regions. The article compares the characteristics and attainments of the pre-school sample with those of an additional 'home' sample (children who had not attended pre-school) recruited at entry to reception. Multilevel analyses of relationships between child, parent and home environment characteristics and children's attainments in pre-reading, early number concepts and language skills are presented. Duration of time in pre-school is found to have a significant and positive impact on attainment over and above important influences such as family socio-economic status, income, mother's qualification level, ethnic and language background. The research also points to the separate and significant influence of the home learning environment. It is concluded that pre-school can play an important part in combating social exclusion by offering disadvantaged children, in particular, a better start to primary school.&quot;,&quot;author&quot;:[{&quot;dropping-particle&quot;:&quot;&quot;,&quot;family&quot;:&quot;Sammons&quot;,&quot;given&quot;:&quot;Pam&quot;,&quot;non-dropping-particle&quot;:&quot;&quot;,&quot;parse-names&quot;:false,&quot;suffix&quot;:&quot;&quot;},{&quot;dropping-particle&quot;:&quot;&quot;,&quot;family&quot;:&quot;Elliot&quot;,&quot;given&quot;:&quot;Karen&quot;,&quot;non-dropping-particle&quot;:&quot;&quot;,&quot;parse-names&quot;:false,&quot;suffix&quot;:&quot;&quot;},{&quot;dropping-particle&quot;:&quot;&quot;,&quot;family&quot;:&quot;Sylva&quot;,&quot;given&quot;:&quot;Kathy&quot;,&quot;non-dropping-particle&quot;:&quot;&quot;,&quot;parse-names&quot;:false,&quot;suffix&quot;:&quot;&quot;},{&quot;dropping-particle&quot;:&quot;&quot;,&quot;family&quot;:&quot;Melhuish&quot;,&quot;given&quot;:&quot;Edward&quot;,&quot;non-dropping-particle&quot;:&quot;&quot;,&quot;parse-names&quot;:false,&quot;suffix&quot;:&quot;&quot;},{&quot;dropping-particle&quot;:&quot;&quot;,&quot;family&quot;:&quot;Siraj-Blatchford&quot;,&quot;given&quot;:&quot;Iram&quot;,&quot;non-dropping-particle&quot;:&quot;&quot;,&quot;parse-names&quot;:false,&quot;suffix&quot;:&quot;&quot;},{&quot;dropping-particle&quot;:&quot;&quot;,&quot;family&quot;:&quot;Taggart&quot;,&quot;given&quot;:&quot;Brenda&quot;,&quot;non-dropping-particle&quot;:&quot;&quot;,&quot;parse-names&quot;:false,&quot;suffix&quot;:&quot;&quot;}],&quot;container-title&quot;:&quot;British Educational Research Journal&quot;,&quot;id&quot;:&quot;43632cd0-2c95-5ad1-a67e-c4ceec68b048&quot;,&quot;issue&quot;:&quot;5&quot;,&quot;issued&quot;:{&quot;date-parts&quot;:[[&quot;2004&quot;]]},&quot;page&quot;:&quot;691-712&quot;,&quot;title&quot;:&quot;The impact of pre-school on young children's cognitive attainments at entry to reception&quot;,&quot;type&quot;:&quot;article-journal&quot;,&quot;volume&quot;:&quot;30&quot;},&quot;uris&quot;:[&quot;http://www.mendeley.com/documents/?uuid=13b639e3-cdd4-4824-ba5b-733e99c3df97&quot;],&quot;isTemporary&quot;:false,&quot;legacyDesktopId&quot;:&quot;13b639e3-cdd4-4824-ba5b-733e99c3df97&quot;},{&quot;id&quot;:&quot;444271cc-89fe-5aff-a55b-7a6cb626cdf4&quot;,&quot;itemData&quot;:{&quot;DOI&quot;:&quot;10.1111/cdev.13696&quot;,&quot;ISSN&quot;:&quot;14678624&quot;,&quot;PMID&quot;:&quot;35290668&quot;,&quot;abstract&quot;:&quot;Experimental research demonstrates sustained high-quality early care and education (ECE) can mitigate the consequences of poverty into adulthood. However, the long-term effects of community-based ECE are less known. Using the 1991 NICHD Study of Early Child Care and Youth Development (n = 994; 49.7% female; 73.6% White, 10.6% African American, 5.6% Latino, 10.2% Other), results show that ECE was associated with reduced disparities between low- and higher-income children's educational attainment and wages at age 26. Disparities in college graduation were reduced the more months that low-income children spent in ECE (d =.19). For wages, disparities were reduced when children from low-income families attended sustained high-quality ECE (d =.19). Findings suggest that community-based ECE is linked to meaningful educational and life outcomes, and sustained high-quality ECE is particularly important for children from lower-income backgrounds.&quot;,&quot;author&quot;:[{&quot;dropping-particle&quot;:&quot;&quot;,&quot;family&quot;:&quot;Bustamante&quot;,&quot;given&quot;:&quot;Andres S.&quot;,&quot;non-dropping-particle&quot;:&quot;&quot;,&quot;parse-names&quot;:false,&quot;suffix&quot;:&quot;&quot;},{&quot;dropping-particle&quot;:&quot;&quot;,&quot;family&quot;:&quot;Dearing&quot;,&quot;given&quot;:&quot;Eric&quot;,&quot;non-dropping-particle&quot;:&quot;&quot;,&quot;parse-names&quot;:false,&quot;suffix&quot;:&quot;&quot;},{&quot;dropping-particle&quot;:&quot;&quot;,&quot;family&quot;:&quot;Zachrisson&quot;,&quot;given&quot;:&quot;Henrik Daae&quot;,&quot;non-dropping-particle&quot;:&quot;&quot;,&quot;parse-names&quot;:false,&quot;suffix&quot;:&quot;&quot;},{&quot;dropping-particle&quot;:&quot;&quot;,&quot;family&quot;:&quot;Vandell&quot;,&quot;given&quot;:&quot;Deborah Lowe&quot;,&quot;non-dropping-particle&quot;:&quot;&quot;,&quot;parse-names&quot;:false,&quot;suffix&quot;:&quot;&quot;}],&quot;container-title&quot;:&quot;Child Development&quot;,&quot;id&quot;:&quot;444271cc-89fe-5aff-a55b-7a6cb626cdf4&quot;,&quot;issue&quot;:&quot;2&quot;,&quot;issued&quot;:{&quot;date-parts&quot;:[[&quot;2022&quot;]]},&quot;page&quot;:&quot;502-523&quot;,&quot;title&quot;:&quot;Adult outcomes of sustained high-quality early child care and education: Do they vary by family income?&quot;,&quot;type&quot;:&quot;article-journal&quot;,&quot;volume&quot;:&quot;93&quot;},&quot;uris&quot;:[&quot;http://www.mendeley.com/documents/?uuid=b729c54e-c3ff-4d9f-9dde-7952e1d11be3&quot;],&quot;isTemporary&quot;:false,&quot;legacyDesktopId&quot;:&quot;b729c54e-c3ff-4d9f-9dde-7952e1d11be3&quot;}],&quot;properties&quot;:{&quot;noteIndex&quot;:0},&quot;isEdited&quot;:false,&quot;manualOverride&quot;:{&quot;citeprocText&quot;:&quot;[13,17,22,23]&quot;,&quot;isManuallyOverridden&quot;:false,&quot;manualOverrideText&quot;:&quot;&quot;},&quot;citationTag&quot;:&quot;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&quot;},{&quot;citationID&quot;:&quot;MENDELEY_CITATION_0754b800-1f06-4280-8e98-4947541903f1&quot;,&quot;citationItems&quot;:[{&quot;id&quot;:&quot;358cd72c-4a29-506f-ba68-ad2bc2ddfa0b&quot;,&quot;itemData&quot;:{&quot;DOI&quot;:&quot;10.1353/eas.2013.0004&quot;,&quot;abstract&quot;:&quot;AJOL Abstract: This study examines determinants of children’s primary school enrolment. Using the 2005 Ethiopian Demographic and Health Survey data, a Binary Logistic Regression model was fitted to identify the correlates. The findings indicate that the increase in the number of siblings decreases the likelihood of children’s enrolment in early ages but increases at later ages. Poverty, loss of mother, and rural residence reduce the likelihood of enrolment whilst those living in female-headed households and born to educated parents have higher chances. The findings generally entail the importance of improving households’ socioeconomic wellbeing to widen the opportunity of children’s school enrolment&quot;,&quot;author&quot;:[{&quot;dropping-particle&quot;:&quot;&quot;,&quot;family&quot;:&quot;Gurmu&quot;,&quot;given&quot;:&quot;Eshetu&quot;,&quot;non-dropping-particle&quot;:&quot;&quot;,&quot;parse-names&quot;:false,&quot;suffix&quot;:&quot;&quot;},{&quot;dropping-particle&quot;:&quot;&quot;,&quot;family&quot;:&quot;Etana&quot;,&quot;given&quot;:&quot;Dula&quot;,&quot;non-dropping-particle&quot;:&quot;&quot;,&quot;parse-names&quot;:false,&quot;suffix&quot;:&quot;&quot;}],&quot;container-title&quot;:&quot;Eastern Africa Social Science Research Review&quot;,&quot;id&quot;:&quot;358cd72c-4a29-506f-ba68-ad2bc2ddfa0b&quot;,&quot;issue&quot;:&quot;1&quot;,&quot;issued&quot;:{&quot;date-parts&quot;:[[&quot;2013&quot;]]},&quot;page&quot;:&quot;1-30&quot;,&quot;title&quot;:&quot;Socio-economic and Demographic Determinants of Children’s Primary School Enrolment in Ethiopia&quot;,&quot;type&quot;:&quot;article-journal&quot;,&quot;volume&quot;:&quot;29&quot;},&quot;uris&quot;:[&quot;http://www.mendeley.com/documents/?uuid=29af7ad7-4046-48ed-8660-2c0067dd356c&quot;],&quot;isTemporary&quot;:false,&quot;legacyDesktopId&quot;:&quot;29af7ad7-4046-48ed-8660-2c0067dd356c&quot;},{&quot;id&quot;:&quot;e3da8384-2bef-5c23-93c7-8cdcd6865e82&quot;,&quot;itemData&quot;:{&quot;DOI&quot;:&quot;10.1371/JOURNAL.PONE.0210433&quot;,&quot;ISBN&quot;:&quot;1111111111&quot;,&quot;ISSN&quot;:&quot;1932-6203&quot;,&quot;PMID&quot;:&quot;30629689&quot;,&quot;abstract&quot;:&quot;Background Acute respiratory infections (ARIs) are one of the leading causes of child mortality worldwide and contribute significant health burden for developing nations such as Bangladesh. Seeking care and prompt management is crucial to reduce disease severity and to prevent associated morbidity and mortality.   Objective This study investigated the prevalence and care-seeking behaviors among under-five children in Bangladesh and identified factors associated with ARI prevalence and subsequent care-seeking behaviors.   Method The present study analyzed cross-sectional data from the 2014 Bangladesh Demographic Health Survey. Bivariate analysis was performed to estimate the prevalence of ARIs and associated care-seeking. Logistic regression analysis was used to determine the influencing socio-economic and demographic predictors. A p-value of &lt;0.05 was considered as the level of significance.   Result Among 6,566 under-five children, 5.42% had experienced ARI symptoms, care being sought for 90% of affected children. Prevalence was significantly higher among children &lt; 2 years old, and among males. Children from poorer and the poorest quintiles of households were 2.40 (95% CI = 1.12, 5.15) and 2.36 (95% CI = 1.06, 5.24) times more likely to suffer from ARIs compared to the wealthiest group. Seeking care was significantly higher among female children (AOR = 2.19, 95% CI = 0.94, 5.12). The likelihood of seeking care was less for children belonging to the poorest quintile compared to the richest (AOR = 0.03, 95% CI = 0.01, 0.55). Seeking care from untrained providers was 3.74 more likely among rural residents compared to urban (RRR = 3.74, 95% CI = 1.10, 12.77).   Conclusion ARIs continue to contribute high disease burden among under-five children in Bangladesh lacking of appropriate care-seeking behavior. Various factors, such as age and sex of the children, wealth index, the education of the mother, and household lifestyle factors were significantly associated with ARI prevalence and care-seeking behaviors. In addition to public-private actions to increase service accessibility for poorer households, equitable and efficient service distribution and interventions targeting households with low socio-economic status and lower education level, are recommended.&quot;,&quot;author&quot;:[{&quot;dropping-particle&quot;:&quot;&quot;,&quot;family&quot;:&quot;Sultana&quot;,&quot;given&quot;:&quot;Marufa&quot;,&quot;non-dropping-particle&quot;:&quot;&quot;,&quot;parse-names&quot;:false,&quot;suffix&quot;:&quot;&quot;},{&quot;dropping-particle&quot;:&quot;&quot;,&quot;family&quot;:&quot;Sarker&quot;,&quot;given&quot;:&quot;Abdur Razzaque&quot;,&quot;non-dropping-particle&quot;:&quot;&quot;,&quot;parse-names&quot;:false,&quot;suffix&quot;:&quot;&quot;},{&quot;dropping-particle&quot;:&quot;&quot;,&quot;family&quot;:&quot;Sheikh&quot;,&quot;given&quot;:&quot;Nurnabi&quot;,&quot;non-dropping-particle&quot;:&quot;&quot;,&quot;parse-names&quot;:false,&quot;suffix&quot;:&quot;&quot;},{&quot;dropping-particle&quot;:&quot;&quot;,&quot;family&quot;:&quot;Akram&quot;,&quot;given&quot;:&quot;Raisul&quot;,&quot;non-dropping-particle&quot;:&quot;&quot;,&quot;parse-names&quot;:false,&quot;suffix&quot;:&quot;&quot;},{&quot;dropping-particle&quot;:&quot;&quot;,&quot;family&quot;:&quot;Ali&quot;,&quot;given&quot;:&quot;Nausad&quot;,&quot;non-dropping-particle&quot;:&quot;&quot;,&quot;parse-names&quot;:false,&quot;suffix&quot;:&quot;&quot;},{&quot;dropping-particle&quot;:&quot;&quot;,&quot;family&quot;:&quot;Mahumud&quot;,&quot;given&quot;:&quot;Rashidul Alam&quot;,&quot;non-dropping-particle&quot;:&quot;&quot;,&quot;parse-names&quot;:false,&quot;suffix&quot;:&quot;&quot;},{&quot;dropping-particle&quot;:&quot;&quot;,&quot;family&quot;:&quot;Alam&quot;,&quot;given&quot;:&quot;Nur Haque&quot;,&quot;non-dropping-particle&quot;:&quot;&quot;,&quot;parse-names&quot;:false,&quot;suffix&quot;:&quot;&quot;}],&quot;container-title&quot;:&quot;PLOS ONE&quot;,&quot;id&quot;:&quot;e3da8384-2bef-5c23-93c7-8cdcd6865e82&quot;,&quot;issue&quot;:&quot;1&quot;,&quot;issued&quot;:{&quot;date-parts&quot;:[[&quot;2019&quot;,&quot;1&quot;]]},&quot;page&quot;:&quot;e0210433&quot;,&quot;publisher&quot;:&quot;Public Library of Science&quot;,&quot;title&quot;:&quot;Prevalence, determinants and health care-seeking behavior of childhood acute respiratory tract infections in Bangladesh&quot;,&quot;type&quot;:&quot;article-journal&quot;,&quot;volume&quot;:&quot;14&quot;},&quot;uris&quot;:[&quot;http://www.mendeley.com/documents/?uuid=011e3578-cd7c-4d58-bd38-02c09bb19235&quot;],&quot;isTemporary&quot;:false,&quot;legacyDesktopId&quot;:&quot;011e3578-cd7c-4d58-bd38-02c09bb19235&quot;},{&quot;id&quot;:&quot;cc8acfcc-5618-5873-8062-5ca94983e367&quot;,&quot;itemData&quot;:{&quot;ISSN&quot;:&quot;1011-002X, 1011-002X&quot;,&quot;abstract&quot;:&quot;This study is an attempt to analyze the primary school enrollment status in the city of Lahore; and provide estimates regarding the impact of household's quantitative characteristics on enrollment decision. Primary data is collected from 3320 households where 2520 households belonged to the urban areas and 800 households belonged to the rural areas. Computations are carried out using both OLS and Logit models. The factors contributing positively and significantly to net enrollment of children at primary school level are found to be family size, dwelling ownership, expenses on education, literacy ratio and dependency ratio. It is also established that access to school is not a very significant factor towards inhibiting school attendance. Some of the results, with respect to the contribution of family size and dependency ratio to enrollment, are contradictory to the prior determined thoughts. Briefly, it can be concluded that despite the positive effect of some of the characteristics of individuals and households on gross as well as net enrollment, there are various more strong qualitative factors across the socio-economic spectrum that have differential impacts on school enrollment. Consequently, legislative measures need to be implemented to make primary education compulsory, in order to motivate all the children of respective age to complete primary school education.&quot;,&quot;author&quot;:[{&quot;dropping-particle&quot;:&quot;&quot;,&quot;family&quot;:&quot;Baluch&quot;,&quot;given&quot;:&quot;Mazhar ul Haq&quot;,&quot;non-dropping-particle&quot;:&quot;&quot;,&quot;parse-names&quot;:false,&quot;suffix&quot;:&quot;&quot;},{&quot;dropping-particle&quot;:&quot;&quot;,&quot;family&quot;:&quot;Shahid&quot;,&quot;given&quot;:&quot;Saima&quot;,&quot;non-dropping-particle&quot;:&quot;&quot;,&quot;parse-names&quot;:false,&quot;suffix&quot;:&quot;&quot;}],&quot;container-title&quot;:&quot;Pakistan Economic and Social Review&quot;,&quot;id&quot;:&quot;cc8acfcc-5618-5873-8062-5ca94983e367&quot;,&quot;issue&quot;:&quot;2&quot;,&quot;issued&quot;:{&quot;date-parts&quot;:[[&quot;2008&quot;]]},&quot;page&quot;:&quot;161-200&quot;,&quot;title&quot;:&quot;Determinants of enrollment in primary education: A case study of district Lahore&quot;,&quot;type&quot;:&quot;article-journal&quot;,&quot;volume&quot;:&quot;46&quot;},&quot;uris&quot;:[&quot;http://www.mendeley.com/documents/?uuid=8f4611e2-ae65-405b-92bd-34aeeeba08be&quot;],&quot;isTemporary&quot;:false,&quot;legacyDesktopId&quot;:&quot;8f4611e2-ae65-405b-92bd-34aeeeba08be&quot;}],&quot;properties&quot;:{&quot;noteIndex&quot;:0},&quot;isEdited&quot;:false,&quot;manualOverride&quot;:{&quot;citeprocText&quot;:&quot;[15,16,24]&quot;,&quot;isManuallyOverridden&quot;:false,&quot;manualOverrideText&quot;:&quot;&quot;},&quot;citationTag&quot;:&quot;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&quot;},{&quot;citationID&quot;:&quot;MENDELEY_CITATION_2fa75ed9-edb1-4d3f-96c2-f2d27ecd4a3e&quot;,&quot;citationItems&quot;:[{&quot;id&quot;:&quot;243ebde1-60fb-5570-96d3-86093e9d4397&quot;,&quot;itemData&quot;:{&quot;DOI&quot;:&quot;10.1080/13603116.2018.1514729&quot;,&quot;ISSN&quot;:&quot;14645173&quot;,&quot;abstract&quot;:&quot;This paper considers the challenges of promoting inclusive education in geographically isolated rural communities in Bangladesh. Inclusion is explored from both government and non-government (NGO) providers, and identifies challenges and opportunities for implementing inclusive practices. Challenges for implementing inclusion are linked to poverty, gender inequality, ethnicity, remoteness, language barriers, issues for children with disabilities, and the negative impact of climate (e.g. monsoonal flooding, landslides, and other natural calamities that beset Bangladesh on a regular basis) as well as the current humanitarian crisis with the Rohingya children now in Bangladesh. While there is sometimes a mismatch between government policy and the literature on inclusion in relation to practical implementation at the local level, opportunities for inclusion come with the dedication and passion of educators who provide teacher training about inclusive education, assistive technologies (Braille materials, hearing aids, etc.), multi-lingual education (MLE) materials, and advocacy by reaching out to parents and community members. Findings indicate that characteristics such as culture, the development of local resources, and the climate of the local context need to be considered in developing relevant inclusive policy to enact effective geographical inclusive practices in rural Bangladeshi communities.&quot;,&quot;author&quot;:[{&quot;dropping-particle&quot;:&quot;&quot;,&quot;family&quot;:&quot;Begum&quot;,&quot;given&quot;:&quot;Hasne Ara&quot;,&quot;non-dropping-particle&quot;:&quot;&quot;,&quot;parse-names&quot;:false,&quot;suffix&quot;:&quot;&quot;},{&quot;dropping-particle&quot;:&quot;&quot;,&quot;family&quot;:&quot;Perveen&quot;,&quot;given&quot;:&quot;Rokhsana&quot;,&quot;non-dropping-particle&quot;:&quot;&quot;,&quot;parse-names&quot;:false,&quot;suffix&quot;:&quot;&quot;},{&quot;dropping-particle&quot;:&quot;&quot;,&quot;family&quot;:&quot;Chakma&quot;,&quot;given&quot;:&quot;Evelina&quot;,&quot;non-dropping-particle&quot;:&quot;&quot;,&quot;parse-names&quot;:false,&quot;suffix&quot;:&quot;&quot;},{&quot;dropping-particle&quot;:&quot;&quot;,&quot;family&quot;:&quot;Dewan&quot;,&quot;given&quot;:&quot;Limia&quot;,&quot;non-dropping-particle&quot;:&quot;&quot;,&quot;parse-names&quot;:false,&quot;suffix&quot;:&quot;&quot;},{&quot;dropping-particle&quot;:&quot;&quot;,&quot;family&quot;:&quot;Afroze&quot;,&quot;given&quot;:&quot;Rawshan Sadia&quot;,&quot;non-dropping-particle&quot;:&quot;&quot;,&quot;parse-names&quot;:false,&quot;suffix&quot;:&quot;&quot;},{&quot;dropping-particle&quot;:&quot;&quot;,&quot;family&quot;:&quot;Tangen&quot;,&quot;given&quot;:&quot;Donna&quot;,&quot;non-dropping-particle&quot;:&quot;&quot;,&quot;parse-names&quot;:false,&quot;suffix&quot;:&quot;&quot;}],&quot;container-title&quot;:&quot;International Journal of Inclusive Education&quot;,&quot;id&quot;:&quot;243ebde1-60fb-5570-96d3-86093e9d4397&quot;,&quot;issue&quot;:&quot;1&quot;,&quot;issued&quot;:{&quot;date-parts&quot;:[[&quot;2019&quot;]]},&quot;page&quot;:&quot;7-22&quot;,&quot;publisher&quot;:&quot;Taylor &amp; Francis&quot;,&quot;title&quot;:&quot;The challenges of geographical inclusive education in rural Bangladesh&quot;,&quot;type&quot;:&quot;article-journal&quot;,&quot;volume&quot;:&quot;23&quot;},&quot;uris&quot;:[&quot;http://www.mendeley.com/documents/?uuid=acd2db06-9e9f-4b0b-b366-9dfb7bb9aea6&quot;],&quot;isTemporary&quot;:false,&quot;legacyDesktopId&quot;:&quot;acd2db06-9e9f-4b0b-b366-9dfb7bb9aea6&quot;}],&quot;properties&quot;:{&quot;noteIndex&quot;:0},&quot;isEdited&quot;:false,&quot;manualOverride&quot;:{&quot;citeprocText&quot;:&quot;[25]&quot;,&quot;isManuallyOverridden&quot;:false,&quot;manualOverrideText&quot;:&quot;&quot;},&quot;citationTag&quot;:&quot;MENDELEY_CITATION_v3_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&quot;},{&quot;citationID&quot;:&quot;MENDELEY_CITATION_807b0889-15b1-4393-a6fa-6805db64ef01&quot;,&quot;citationItems&quot;:[{&quot;id&quot;:&quot;1b847468-3d39-5099-be2a-ab28f24f3e48&quot;,&quot;itemData&quot;:{&quot;author&quot;:[{&quot;dropping-particle&quot;:&quot;&quot;,&quot;family&quot;:&quot;Progotir Pathey&quot;,&quot;given&quot;:&quot;&quot;,&quot;non-dropping-particle&quot;:&quot;&quot;,&quot;parse-names&quot;:false,&quot;suffix&quot;:&quot;&quot;}],&quot;id&quot;:&quot;1b847468-3d39-5099-be2a-ab28f24f3e48&quot;,&quot;issued&quot;:{&quot;date-parts&quot;:[[&quot;2019&quot;]]},&quot;title&quot;:&quot;Bangladesh multiple indicator cluster survey 2019 Key findings&quot;,&quot;type&quot;:&quot;article-journal&quot;},&quot;uris&quot;:[&quot;http://www.mendeley.com/documents/?uuid=b6ac9ee9-fc22-49ae-a032-34060cf73c8f&quot;],&quot;isTemporary&quot;:false,&quot;legacyDesktopId&quot;:&quot;b6ac9ee9-fc22-49ae-a032-34060cf73c8f&quot;}],&quot;properties&quot;:{&quot;noteIndex&quot;:0},&quot;isEdited&quot;:false,&quot;manualOverride&quot;:{&quot;citeprocText&quot;:&quot;[26]&quot;,&quot;isManuallyOverridden&quot;:false,&quot;manualOverrideText&quot;:&quot;&quot;},&quot;citationTag&quot;:&quot;MENDELEY_CITATION_v3_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&quot;},{&quot;citationID&quot;:&quot;MENDELEY_CITATION_75df14c8-c853-4219-8c59-54f7ad2d1bd0&quot;,&quot;citationItems&quot;:[{&quot;id&quot;:&quot;1b847468-3d39-5099-be2a-ab28f24f3e48&quot;,&quot;itemData&quot;:{&quot;author&quot;:[{&quot;dropping-particle&quot;:&quot;&quot;,&quot;family&quot;:&quot;Progotir Pathey&quot;,&quot;given&quot;:&quot;&quot;,&quot;non-dropping-particle&quot;:&quot;&quot;,&quot;parse-names&quot;:false,&quot;suffix&quot;:&quot;&quot;}],&quot;id&quot;:&quot;1b847468-3d39-5099-be2a-ab28f24f3e48&quot;,&quot;issued&quot;:{&quot;date-parts&quot;:[[&quot;2019&quot;]]},&quot;title&quot;:&quot;Bangladesh multiple indicator cluster survey 2019 Key findings&quot;,&quot;type&quot;:&quot;article-journal&quot;},&quot;uris&quot;:[&quot;http://www.mendeley.com/documents/?uuid=b6ac9ee9-fc22-49ae-a032-34060cf73c8f&quot;],&quot;isTemporary&quot;:false,&quot;legacyDesktopId&quot;:&quot;b6ac9ee9-fc22-49ae-a032-34060cf73c8f&quot;}],&quot;properties&quot;:{&quot;noteIndex&quot;:0},&quot;isEdited&quot;:false,&quot;manualOverride&quot;:{&quot;citeprocText&quot;:&quot;[26]&quot;,&quot;isManuallyOverridden&quot;:false,&quot;manualOverrideText&quot;:&quot;&quot;},&quot;citationTag&quot;:&quot;MENDELEY_CITATION_v3_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&quot;},{&quot;citationID&quot;:&quot;MENDELEY_CITATION_82a60d93-d1bb-41b5-85a3-21024e3349ef&quot;,&quot;citationItems&quot;:[{&quot;id&quot;:&quot;4905fc15-d1d2-565d-a643-1c90e863bf2b&quot;,&quot;itemData&quot;:{&quot;URL&quot;:&quot;https://www.who.int/tools/child-growth-standards&quot;,&quot;accessed&quot;:{&quot;date-parts&quot;:[[&quot;2022&quot;,&quot;10&quot;,&quot;22&quot;]]},&quot;author&quot;:[{&quot;dropping-particle&quot;:&quot;&quot;,&quot;family&quot;:&quot;WHO&quot;,&quot;given&quot;:&quot;&quot;,&quot;non-dropping-particle&quot;:&quot;&quot;,&quot;parse-names&quot;:false,&quot;suffix&quot;:&quot;&quot;}],&quot;id&quot;:&quot;4905fc15-d1d2-565d-a643-1c90e863bf2b&quot;,&quot;issued&quot;:{&quot;date-parts&quot;:[[&quot;2022&quot;]]},&quot;title&quot;:&quot;Child growth standards&quot;,&quot;type&quot;:&quot;webpage&quot;},&quot;uris&quot;:[&quot;http://www.mendeley.com/documents/?uuid=24c429f9-3f40-3227-b229-ab8b1cc1cddc&quot;],&quot;isTemporary&quot;:false,&quot;legacyDesktopId&quot;:&quot;24c429f9-3f40-3227-b229-ab8b1cc1cddc&quot;}],&quot;properties&quot;:{&quot;noteIndex&quot;:0},&quot;isEdited&quot;:false,&quot;manualOverride&quot;:{&quot;citeprocText&quot;:&quot;[27]&quot;,&quot;isManuallyOverridden&quot;:false,&quot;manualOverrideText&quot;:&quot;&quot;},&quot;citationTag&quot;:&quot;MENDELEY_CITATION_v3_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&quot;},{&quot;citationID&quot;:&quot;MENDELEY_CITATION_94f5fec8-441a-4712-a6d7-a4f2c2e41857&quot;,&quot;citationItems&quot;:[{&quot;id&quot;:&quot;1b847468-3d39-5099-be2a-ab28f24f3e48&quot;,&quot;itemData&quot;:{&quot;author&quot;:[{&quot;dropping-particle&quot;:&quot;&quot;,&quot;family&quot;:&quot;Progotir Pathey&quot;,&quot;given&quot;:&quot;&quot;,&quot;non-dropping-particle&quot;:&quot;&quot;,&quot;parse-names&quot;:false,&quot;suffix&quot;:&quot;&quot;}],&quot;id&quot;:&quot;1b847468-3d39-5099-be2a-ab28f24f3e48&quot;,&quot;issued&quot;:{&quot;date-parts&quot;:[[&quot;2019&quot;]]},&quot;title&quot;:&quot;Bangladesh multiple indicator cluster survey 2019 Key findings&quot;,&quot;type&quot;:&quot;article-journal&quot;},&quot;uris&quot;:[&quot;http://www.mendeley.com/documents/?uuid=b6ac9ee9-fc22-49ae-a032-34060cf73c8f&quot;],&quot;isTemporary&quot;:false,&quot;legacyDesktopId&quot;:&quot;b6ac9ee9-fc22-49ae-a032-34060cf73c8f&quot;}],&quot;properties&quot;:{&quot;noteIndex&quot;:0},&quot;isEdited&quot;:false,&quot;manualOverride&quot;:{&quot;citeprocText&quot;:&quot;[26]&quot;,&quot;isManuallyOverridden&quot;:false,&quot;manualOverrideText&quot;:&quot;&quot;},&quot;citationTag&quot;:&quot;MENDELEY_CITATION_v3_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&quot;},{&quot;citationID&quot;:&quot;MENDELEY_CITATION_69425c76-387f-497a-bc5e-cd85617962f8&quot;,&quot;citationItems&quot;:[{&quot;id&quot;:&quot;1b847468-3d39-5099-be2a-ab28f24f3e48&quot;,&quot;itemData&quot;:{&quot;author&quot;:[{&quot;dropping-particle&quot;:&quot;&quot;,&quot;family&quot;:&quot;Progotir Pathey&quot;,&quot;given&quot;:&quot;&quot;,&quot;non-dropping-particle&quot;:&quot;&quot;,&quot;parse-names&quot;:false,&quot;suffix&quot;:&quot;&quot;}],&quot;id&quot;:&quot;1b847468-3d39-5099-be2a-ab28f24f3e48&quot;,&quot;issued&quot;:{&quot;date-parts&quot;:[[&quot;2019&quot;]]},&quot;title&quot;:&quot;Bangladesh multiple indicator cluster survey 2019 Key findings&quot;,&quot;type&quot;:&quot;article-journal&quot;},&quot;uris&quot;:[&quot;http://www.mendeley.com/documents/?uuid=b6ac9ee9-fc22-49ae-a032-34060cf73c8f&quot;],&quot;isTemporary&quot;:false,&quot;legacyDesktopId&quot;:&quot;b6ac9ee9-fc22-49ae-a032-34060cf73c8f&quot;}],&quot;properties&quot;:{&quot;noteIndex&quot;:0},&quot;isEdited&quot;:false,&quot;manualOverride&quot;:{&quot;citeprocText&quot;:&quot;[26]&quot;,&quot;isManuallyOverridden&quot;:false,&quot;manualOverrideText&quot;:&quot;&quot;},&quot;citationTag&quot;:&quot;MENDELEY_CITATION_v3_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&quot;},{&quot;citationID&quot;:&quot;MENDELEY_CITATION_e18dc9d2-6e6d-4685-9865-26bb1a0efbc1&quot;,&quot;citationItems&quot;:[{&quot;id&quot;:&quot;1b847468-3d39-5099-be2a-ab28f24f3e48&quot;,&quot;itemData&quot;:{&quot;author&quot;:[{&quot;dropping-particle&quot;:&quot;&quot;,&quot;family&quot;:&quot;Progotir Pathey&quot;,&quot;given&quot;:&quot;&quot;,&quot;non-dropping-particle&quot;:&quot;&quot;,&quot;parse-names&quot;:false,&quot;suffix&quot;:&quot;&quot;}],&quot;id&quot;:&quot;1b847468-3d39-5099-be2a-ab28f24f3e48&quot;,&quot;issued&quot;:{&quot;date-parts&quot;:[[&quot;2019&quot;]]},&quot;title&quot;:&quot;Bangladesh multiple indicator cluster survey 2019 Key findings&quot;,&quot;type&quot;:&quot;article-journal&quot;},&quot;uris&quot;:[&quot;http://www.mendeley.com/documents/?uuid=b6ac9ee9-fc22-49ae-a032-34060cf73c8f&quot;],&quot;isTemporary&quot;:false,&quot;legacyDesktopId&quot;:&quot;b6ac9ee9-fc22-49ae-a032-34060cf73c8f&quot;}],&quot;properties&quot;:{&quot;noteIndex&quot;:0},&quot;isEdited&quot;:false,&quot;manualOverride&quot;:{&quot;citeprocText&quot;:&quot;[26]&quot;,&quot;isManuallyOverridden&quot;:false,&quot;manualOverrideText&quot;:&quot;&quot;},&quot;citationTag&quot;:&quot;MENDELEY_CITATION_v3_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&quot;},{&quot;citationID&quot;:&quot;MENDELEY_CITATION_f34436b9-829a-46e1-9c42-62f1b672825b&quot;,&quot;citationItems&quot;:[{&quot;id&quot;:&quot;4dfb577c-2195-5251-89d9-f789e18d4e34&quot;,&quot;itemData&quot;:{&quot;DOI&quot;:&quot;10.1371/journal.pone.0242864&quot;,&quot;ISBN&quot;:&quot;1111111111&quot;,&quot;abstract&quot;:&quot;Introduction&quot;,&quot;author&quot;:[{&quot;dropping-particle&quot;:&quot;&quot;,&quot;family&quot;:&quot;Nayeem Hasan&quot;,&quot;given&quot;:&quot;Mohammad&quot;,&quot;non-dropping-particle&quot;:&quot;&quot;,&quot;parse-names&quot;:false,&quot;suffix&quot;:&quot;&quot;},{&quot;dropping-particle&quot;:&quot;&quot;,&quot;family&quot;:&quot;Abdul Baker Chowdhury&quot;,&quot;given&quot;:&quot;Muhammad ID&quot;,&quot;non-dropping-particle&quot;:&quot;&quot;,&quot;parse-names&quot;:false,&quot;suffix&quot;:&quot;&quot;},{&quot;dropping-particle&quot;:&quot;&quot;,&quot;family&quot;:&quot;Jahan&quot;,&quot;given&quot;:&quot;Jenifar&quot;,&quot;non-dropping-particle&quot;:&quot;&quot;,&quot;parse-names&quot;:false,&quot;suffix&quot;:&quot;&quot;},{&quot;dropping-particle&quot;:&quot;&quot;,&quot;family&quot;:&quot;Jahan&quot;,&quot;given&quot;:&quot;Sumyea&quot;,&quot;non-dropping-particle&quot;:&quot;&quot;,&quot;parse-names&quot;:false,&quot;suffix&quot;:&quot;&quot;},{&quot;dropping-particle&quot;:&quot;&quot;,&quot;family&quot;:&quot;Ahmed ID&quot;,&quot;given&quot;:&quot;Nasar U&quot;,&quot;non-dropping-particle&quot;:&quot;&quot;,&quot;parse-names&quot;:false,&quot;suffix&quot;:&quot;&quot;},{&quot;dropping-particle&quot;:&quot;&quot;,&quot;family&quot;:&quot;Jamal Uddin&quot;,&quot;given&quot;:&quot;Md&quot;,&quot;non-dropping-particle&quot;:&quot;&quot;,&quot;parse-names&quot;:false,&quot;suffix&quot;:&quot;&quot;}],&quot;id&quot;:&quot;4dfb577c-2195-5251-89d9-f789e18d4e34&quot;,&quot;issued&quot;:{&quot;date-parts&quot;:[[&quot;2020&quot;]]},&quot;title&quot;:&quot;Cesarean delivery and early childhood diseases in Bangladesh: An analysis of Demographic and Health Survey (BDHS) and Multiple Indicator Cluster Survey (MICS)&quot;,&quot;type&quot;:&quot;article-journal&quot;},&quot;uris&quot;:[&quot;http://www.mendeley.com/documents/?uuid=aee06bb0-f958-372d-9517-354c849856c6&quot;],&quot;isTemporary&quot;:false,&quot;legacyDesktopId&quot;:&quot;aee06bb0-f958-372d-9517-354c849856c6&quot;}],&quot;properties&quot;:{&quot;noteIndex&quot;:0},&quot;isEdited&quot;:false,&quot;manualOverride&quot;:{&quot;citeprocText&quot;:&quot;[28]&quot;,&quot;isManuallyOverridden&quot;:false,&quot;manualOverrideText&quot;:&quot;&quot;},&quot;citationTag&quot;:&quot;MENDELEY_CITATION_v3_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&quot;},{&quot;citationID&quot;:&quot;MENDELEY_CITATION_97c5a148-758a-4dd7-a815-b6d669d7d109&quot;,&quot;citationItems&quot;:[{&quot;id&quot;:&quot;191ed83a-6b2e-51bd-87fe-763d6452e511&quot;,&quot;itemData&quot;:{&quot;DOI&quot;:&quot;10.1177/1536867X1801800110&quot;,&quot;abstract&quot;:&quot;Receiver operating characteristic (ROC) curves can be misleading when they are constructed with selected samples. In this article, we describe heckroccurve, which implements a recently developed procedure for plotting ROC curves with selected samples. The command estimates the area under the ROC curve and a graphical display of the curve. A variety of plot options are available, including the ability to add confidence bands to the plot.&quot;,&quot;author&quot;:[{&quot;dropping-particle&quot;:&quot;&quot;,&quot;family&quot;:&quot;Cook&quot;,&quot;given&quot;:&quot;Jonathan A.&quot;,&quot;non-dropping-particle&quot;:&quot;&quot;,&quot;parse-names&quot;:false,&quot;suffix&quot;:&quot;&quot;},{&quot;dropping-particle&quot;:&quot;&quot;,&quot;family&quot;:&quot;Rajbhandari&quot;,&quot;given&quot;:&quot;Ashish&quot;,&quot;non-dropping-particle&quot;:&quot;&quot;,&quot;parse-names&quot;:false,&quot;suffix&quot;:&quot;&quot;}],&quot;container-title&quot;:&quot;Stata Journal&quot;,&quot;id&quot;:&quot;191ed83a-6b2e-51bd-87fe-763d6452e511&quot;,&quot;issue&quot;:&quot;1&quot;,&quot;issued&quot;:{&quot;date-parts&quot;:[[&quot;2018&quot;,&quot;3&quot;]]},&quot;page&quot;:&quot;174-183&quot;,&quot;publisher&quot;:&quot;DPC Nederland&quot;,&quot;title&quot;:&quot;Heckroccurve: ROC curves for selected samples&quot;,&quot;type&quot;:&quot;article-journal&quot;,&quot;volume&quot;:&quot;18&quot;},&quot;uris&quot;:[&quot;http://www.mendeley.com/documents/?uuid=a1e578a7-00b9-43f4-8e4e-a91e3885446e&quot;],&quot;isTemporary&quot;:false,&quot;legacyDesktopId&quot;:&quot;a1e578a7-00b9-43f4-8e4e-a91e3885446e&quot;}],&quot;properties&quot;:{&quot;noteIndex&quot;:0},&quot;isEdited&quot;:false,&quot;manualOverride&quot;:{&quot;citeprocText&quot;:&quot;[29]&quot;,&quot;isManuallyOverridden&quot;:false,&quot;manualOverrideText&quot;:&quot;&quot;},&quot;citationTag&quot;:&quot;MENDELEY_CITATION_v3_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&quot;},{&quot;citationID&quot;:&quot;MENDELEY_CITATION_434d9084-4ce3-4d26-ba33-b0f878624780&quot;,&quot;properties&quot;:{&quot;noteIndex&quot;:0},&quot;isEdited&quot;:false,&quot;manualOverride&quot;:{&quot;isManuallyOverridden&quot;:false,&quot;citeprocText&quot;:&quot;[30]&quot;,&quot;manualOverrideText&quot;:&quot;&quot;},&quot;citationTag&quot;:&quot;MENDELEY_CITATION_v3_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&quot;,&quot;citationItems&quot;:[{&quot;id&quot;:&quot;8760a7e1-5151-37b1-a365-0c24474ccab0&quot;,&quot;itemData&quot;:{&quot;type&quot;:&quot;article-journal&quot;,&quot;id&quot;:&quot;8760a7e1-5151-37b1-a365-0c24474ccab0&quot;,&quot;title&quot;:&quot;Knowledge of HIV/AIDS among married women in Bangladesh: analysis of three consecutive multiple indicator cluster surveys (MICS)&quot;,&quot;author&quot;:[{&quot;family&quot;:&quot;Hasan&quot;,&quot;given&quot;:&quot;Mohammad Nayeem&quot;,&quot;parse-names&quot;:false,&quot;dropping-particle&quot;:&quot;&quot;,&quot;non-dropping-particle&quot;:&quot;&quot;},{&quot;family&quot;:&quot;Tambuly&quot;,&quot;given&quot;:&quot;Sumi&quot;,&quot;parse-names&quot;:false,&quot;dropping-particle&quot;:&quot;&quot;,&quot;non-dropping-particle&quot;:&quot;&quot;},{&quot;family&quot;:&quot;Trisha&quot;,&quot;given&quot;:&quot;Kaniz Fatema&quot;,&quot;parse-names&quot;:false,&quot;dropping-particle&quot;:&quot;&quot;,&quot;non-dropping-particle&quot;:&quot;&quot;},{&quot;family&quot;:&quot;Haque&quot;,&quot;given&quot;:&quot;Md Ashiqul&quot;,&quot;parse-names&quot;:false,&quot;dropping-particle&quot;:&quot;&quot;,&quot;non-dropping-particle&quot;:&quot;&quot;},{&quot;family&quot;:&quot;Chowdhury&quot;,&quot;given&quot;:&quot;Muhammad Abdul Baker&quot;,&quot;parse-names&quot;:false,&quot;dropping-particle&quot;:&quot;&quot;,&quot;non-dropping-particle&quot;:&quot;&quot;},{&quot;family&quot;:&quot;Uddin&quot;,&quot;given&quot;:&quot;Md Jamal&quot;,&quot;parse-names&quot;:false,&quot;dropping-particle&quot;:&quot;&quot;,&quot;non-dropping-particle&quot;:&quot;&quot;}],&quot;container-title&quot;:&quot;AIDS Research and Therapy&quot;,&quot;container-title-short&quot;:&quot;AIDS Res Ther&quot;,&quot;accessed&quot;:{&quot;date-parts&quot;:[[2024,5,11]]},&quot;DOI&quot;:&quot;10.1186/S12981-022-00495-8/TABLES/3&quot;,&quot;ISSN&quot;:&quot;17426405&quot;,&quot;PMID&quot;:&quot;36577995&quot;,&quot;URL&quot;:&quot;https://link.springer.com/articles/10.1186/s12981-022-00495-8&quot;,&quot;issued&quot;:{&quot;date-parts&quot;:[[2022,12,1]]},&quot;page&quot;:&quot;1-10&quot;,&quot;abstract&quot;:&quot;Married women have a higher risk of contracting human immunodeficiency virus (HIV) or develop acquired immune deficiency syndrome (AIDS) than men. Knowledge of HIV/AIDS contributes significantly to describing the prevalence and consequences of such virus/disease. The study aimed to investigate the level of HIV/AIDS knowledge and the socio-demographic variables that influence HIV/AIDS knowledge among married women in Bangladesh. We used three waves of Multiple Indicator Cluster Survey (MICS), which included 33,843, 20,727, and 29,724 married women from 2006, 2012, and 2019 MICS. A score was prepared through their interrogation to determine the level of knowledge and logistic regression models were used for analyzing the data. This study found that the prevalence of knowledge level of HIV/AIDS in different questions increased from 55.20% in 2006 to 58.69% in 2019. In our study, respondents having highest education had 4.03 (95% CI 3.50–4.64) times more chance to obtain “High Score” in 2019 MICS which is 5.30 times in 2012 MICS (95% CI 4.41–6.37) and 2.58 times in 2006 MICS (95% CI 2.28–2.93) compared to illiterate married women. Moreover, respondents from urban area were 1.13 times more likely to obtain “High Score” in 2019 MICS which is 1.14 times in 2012 MICS and 1.16 times in 2006 MICS, respectively than the rural married women. This study also found respondent’s age, division, mass media access, and wealth status have played an important role in HIV/AIDS knowledge. Although a significant proportion of women had adequate knowledge of HIV/AIDS, more knowledge is still required to protect against such viruses/diseases. Thus, we advocate for the implementation of educational program in the curriculum, counselling, particularly in rural areas, and mass media access to ensure quality knowledge throughout the country.&quot;,&quot;publisher&quot;:&quot;BioMed Central Ltd&quot;,&quot;issue&quot;:&quot;1&quot;,&quot;volume&quot;:&quot;19&quot;},&quot;isTemporary&quot;:false}]},{&quot;citationID&quot;:&quot;MENDELEY_CITATION_c3dd4360-c654-4d12-9357-7854aedaf333&quot;,&quot;citationItems&quot;:[{&quot;id&quot;:&quot;580d0033-2c1a-54a2-9ba2-8a4e415457c7&quot;,&quot;itemData&quot;:{&quot;DOI&quot;:&quot;10.1177/1536867X1201200307&quot;,&quot;abstract&quot;:&quot;Testing goodness of fit is an important step in evaluating a statistical model. For binary logistic regression models, the Hosmer-Lemeshow goodnessof- fit test is often used. For multinomial logistic regression models, however, few tests are available. We present the mlogitgof command, which implements a goodness-of-fit test for multinomial logistic regression models. This test can also be used for binary logistic regression models, where it gives results identical to the Hosmer-Lemeshow test. © 2012 StataCorp LP.&quot;,&quot;author&quot;:[{&quot;dropping-particle&quot;:&quot;&quot;,&quot;family&quot;:&quot;Fagerland&quot;,&quot;given&quot;:&quot;Morten W.&quot;,&quot;non-dropping-particle&quot;:&quot;&quot;,&quot;parse-names&quot;:false,&quot;suffix&quot;:&quot;&quot;},{&quot;dropping-particle&quot;:&quot;&quot;,&quot;family&quot;:&quot;Hosmer&quot;,&quot;given&quot;:&quot;David W.&quot;,&quot;non-dropping-particle&quot;:&quot;&quot;,&quot;parse-names&quot;:false,&quot;suffix&quot;:&quot;&quot;}],&quot;container-title&quot;:&quot;Stata Journal&quot;,&quot;id&quot;:&quot;580d0033-2c1a-54a2-9ba2-8a4e415457c7&quot;,&quot;issue&quot;:&quot;3&quot;,&quot;issued&quot;:{&quot;date-parts&quot;:[[&quot;2012&quot;,&quot;9&quot;]]},&quot;page&quot;:&quot;447-453&quot;,&quot;publisher&quot;:&quot;DPC Nederland&quot;,&quot;title&quot;:&quot;A generalized Hosmer-Lemeshow goodness-of-fit test for multinomial logistic regression models&quot;,&quot;type&quot;:&quot;article-journal&quot;,&quot;volume&quot;:&quot;12&quot;},&quot;uris&quot;:[&quot;http://www.mendeley.com/documents/?uuid=30c04e30-e399-4e30-a41d-840d2686ca53&quot;],&quot;isTemporary&quot;:false,&quot;legacyDesktopId&quot;:&quot;30c04e30-e399-4e30-a41d-840d2686ca53&quot;},{&quot;id&quot;:&quot;faf34a54-e8e9-5f72-96c7-3704a784c94d&quot;,&quot;itemData&quot;:{&quot;abstract&quot;:&quot;The calibration belt is a graphical approach designed to evaluate the goodness of fit of binary outcome models such as logistic regression models. The calibration belt examines the relationship between estimated probabilities and observed outcome rates. Significant deviations from the perfect calibration can be spotted on the graph. The graphical approach is paired to a statistical test, synthesizing the calibration assessment in a standard hypothesis testing framework. In this article, we present the calibrationbelt command, which implements the calibration belt and its associated test in Stata.&quot;,&quot;author&quot;:[{&quot;dropping-particle&quot;:&quot;&quot;,&quot;family&quot;:&quot;Nattino&quot;,&quot;given&quot;:&quot;Giovanni&quot;,&quot;non-dropping-particle&quot;:&quot;&quot;,&quot;parse-names&quot;:false,&quot;suffix&quot;:&quot;&quot;},{&quot;dropping-particle&quot;:&quot;&quot;,&quot;family&quot;:&quot;Lemeshow&quot;,&quot;given&quot;:&quot;Stanley&quot;,&quot;non-dropping-particle&quot;:&quot;&quot;,&quot;parse-names&quot;:false,&quot;suffix&quot;:&quot;&quot;},{&quot;dropping-particle&quot;:&quot;&quot;,&quot;family&quot;:&quot;Phillips&quot;,&quot;given&quot;:&quot;Gary&quot;,&quot;non-dropping-particle&quot;:&quot;&quot;,&quot;parse-names&quot;:false,&quot;suffix&quot;:&quot;&quot;},{&quot;dropping-particle&quot;:&quot;&quot;,&quot;family&quot;:&quot;Finazzi&quot;,&quot;given&quot;:&quot;Stefano&quot;,&quot;non-dropping-particle&quot;:&quot;&quot;,&quot;parse-names&quot;:false,&quot;suffix&quot;:&quot;&quot;},{&quot;dropping-particle&quot;:&quot;&quot;,&quot;family&quot;:&quot;Bertolini&quot;,&quot;given&quot;:&quot;Guido&quot;,&quot;non-dropping-particle&quot;:&quot;&quot;,&quot;parse-names&quot;:false,&quot;suffix&quot;:&quot;&quot;}],&quot;container-title&quot;:&quot;The Stata Journal&quot;,&quot;id&quot;:&quot;faf34a54-e8e9-5f72-96c7-3704a784c94d&quot;,&quot;issue&quot;:&quot;4&quot;,&quot;issued&quot;:{&quot;date-parts&quot;:[[&quot;2017&quot;]]},&quot;page&quot;:&quot;1003-1014&quot;,&quot;title&quot;:&quot;Assessing the calibration of dichotomous outcome models with the calibration belt&quot;,&quot;type&quot;:&quot;article-journal&quot;,&quot;volume&quot;:&quot;17&quot;},&quot;uris&quot;:[&quot;http://www.mendeley.com/documents/?uuid=462129a6-95cb-4110-bec4-5c9c4e861681&quot;],&quot;isTemporary&quot;:false,&quot;legacyDesktopId&quot;:&quot;462129a6-95cb-4110-bec4-5c9c4e861681&quot;}],&quot;properties&quot;:{&quot;noteIndex&quot;:0},&quot;isEdited&quot;:false,&quot;manualOverride&quot;:{&quot;citeprocText&quot;:&quot;[31,32]&quot;,&quot;isManuallyOverridden&quot;:false,&quot;manualOverrideText&quot;:&quot;&quot;},&quot;citationTag&quot;:&quot;MENDELEY_CITATION_v3_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&quot;},{&quot;citationID&quot;:&quot;MENDELEY_CITATION_98f8a330-f750-4d45-91ca-737ade9a3875&quot;,&quot;citationItems&quot;:[{&quot;id&quot;:&quot;0767a8c0-d6e4-51d6-9c14-be1aa6f6ec60&quot;,&quot;itemData&quot;:{&quot;URL&quot;:&quot;https://stats.oarc.ucla.edu/stata/seminars/svy-stata-8/&quot;,&quot;accessed&quot;:{&quot;date-parts&quot;:[[&quot;2022&quot;,&quot;11&quot;,&quot;9&quot;]]},&quot;author&quot;:[{&quot;dropping-particle&quot;:&quot;&quot;,&quot;family&quot;:&quot;Stata&quot;,&quot;given&quot;:&quot;&quot;,&quot;non-dropping-particle&quot;:&quot;&quot;,&quot;parse-names&quot;:false,&quot;suffix&quot;:&quot;&quot;}],&quot;id&quot;:&quot;0767a8c0-d6e4-51d6-9c14-be1aa6f6ec60&quot;,&quot;issued&quot;:{&quot;date-parts&quot;:[[&quot;2022&quot;]]},&quot;title&quot;:&quot;Survey Data Analysis in Stata&quot;,&quot;type&quot;:&quot;webpage&quot;},&quot;uris&quot;:[&quot;http://www.mendeley.com/documents/?uuid=c8f89676-fbd9-369c-b6f9-e0c045adde6e&quot;],&quot;isTemporary&quot;:false,&quot;legacyDesktopId&quot;:&quot;c8f89676-fbd9-369c-b6f9-e0c045adde6e&quot;}],&quot;properties&quot;:{&quot;noteIndex&quot;:0},&quot;isEdited&quot;:false,&quot;manualOverride&quot;:{&quot;citeprocText&quot;:&quot;[33]&quot;,&quot;isManuallyOverridden&quot;:false,&quot;manualOverrideText&quot;:&quot;&quot;},&quot;citationTag&quot;:&quot;MENDELEY_CITATION_v3_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&quot;},{&quot;citationID&quot;:&quot;MENDELEY_CITATION_a20596f1-95a8-4388-b228-752d41669fa7&quot;,&quot;citationItems&quot;:[{&quot;id&quot;:&quot;3560dde9-6b5f-5a2e-89a6-120a1b286a90&quot;,&quot;itemData&quot;:{&quot;author&quot;:[{&quot;dropping-particle&quot;:&quot;&quot;,&quot;family&quot;:&quot;Parang&quot;,&quot;given&quot;:&quot;Keykavous&quot;,&quot;non-dropping-particle&quot;:&quot;&quot;,&quot;parse-names&quot;:false,&quot;suffix&quot;:&quot;&quot;},{&quot;dropping-particle&quot;:&quot;&quot;,&quot;family&quot;:&quot;Wiebe&quot;,&quot;given&quot;:&quot;Leonard I&quot;,&quot;non-dropping-particle&quot;:&quot;&quot;,&quot;parse-names&quot;:false,&quot;suffix&quot;:&quot;&quot;},{&quot;dropping-particle&quot;:&quot;&quot;,&quot;family&quot;:&quot;Knaus&quot;,&quot;given&quot;:&quot;Edward E&quot;,&quot;non-dropping-particle&quot;:&quot;&quot;,&quot;parse-names&quot;:false,&quot;suffix&quot;:&quot;&quot;}],&quot;id&quot;:&quot;3560dde9-6b5f-5a2e-89a6-120a1b286a90&quot;,&quot;issued&quot;:{&quot;date-parts&quot;:[[&quot;2000&quot;]]},&quot;page&quot;:&quot;995-1039&quot;,&quot;title&quot;:&quot;Novel Approaches for Designing 5 ’ -O -Ester Prodrugs of 3 ’ -Azido- 2 ’, 3 ’ -dideoxythymidine ( AZT )&quot;,&quot;type&quot;:&quot;article-journal&quot;},&quot;uris&quot;:[&quot;http://www.mendeley.com/documents/?uuid=44c77525-9dbf-4c64-b199-197bca4f1aab&quot;],&quot;isTemporary&quot;:false,&quot;legacyDesktopId&quot;:&quot;44c77525-9dbf-4c64-b199-197bca4f1aab&quot;}],&quot;properties&quot;:{&quot;noteIndex&quot;:0},&quot;isEdited&quot;:false,&quot;manualOverride&quot;:{&quot;citeprocText&quot;:&quot;[34]&quot;,&quot;isManuallyOverridden&quot;:false,&quot;manualOverrideText&quot;:&quot;&quot;},&quot;citationTag&quot;:&quot;MENDELEY_CITATION_v3_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&quot;},{&quot;citationID&quot;:&quot;MENDELEY_CITATION_ad53767b-8dda-498f-a2d8-e6679b255931&quot;,&quot;properties&quot;:{&quot;noteIndex&quot;:0},&quot;isEdited&quot;:false,&quot;manualOverride&quot;:{&quot;isManuallyOverridden&quot;:false,&quot;citeprocText&quot;:&quot;[35]&quot;,&quot;manualOverrideText&quot;:&quot;&quot;},&quot;citationTag&quot;:&quot;MENDELEY_CITATION_v3_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&quot;,&quot;citationItems&quot;:[{&quot;id&quot;:&quot;344f7bd4-6717-3721-8523-7f055495b70d&quot;,&quot;itemData&quot;:{&quot;type&quot;:&quot;article-journal&quot;,&quot;id&quot;:&quot;344f7bd4-6717-3721-8523-7f055495b70d&quot;,&quot;title&quot;:&quot;Early childhood developmental status and its associated factors in Bangladesh: a comparison of two consecutive nationally representative surveys&quot;,&quot;author&quot;:[{&quot;family&quot;:&quot;Hasan&quot;,&quot;given&quot;:&quot;Mohammad Nayeem&quot;,&quot;parse-names&quot;:false,&quot;dropping-particle&quot;:&quot;&quot;,&quot;non-dropping-particle&quot;:&quot;&quot;},{&quot;family&quot;:&quot;Babu&quot;,&quot;given&quot;:&quot;Md Rashe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ohammad Meshbahur&quot;,&quot;parse-names&quot;:false,&quot;dropping-particle&quot;:&quot;&quot;,&quot;non-dropping-particle&quot;:&quot;&quot;},{&quot;family&quot;:&quot;Hasan&quot;,&quot;given&quot;:&quot;Nafiul&quot;,&quot;parse-names&quot;:false,&quot;dropping-particle&quot;:&quot;&quot;,&quot;non-dropping-particle&quot;:&quot;&quot;},{&quot;family&quot;:&quot;Kabir&quot;,&quot;given&quot;:&quot;Russell&quot;,&quot;parse-names&quot;:false,&quot;dropping-particle&quot;:&quot;&quot;,&quot;non-dropping-particle&quot;:&quot;&quot;},{&quot;family&quot;:&quot;Uddin&quot;,&quot;given&quot;:&quot;Md Jamal&quot;,&quot;parse-names&quot;:false,&quot;dropping-particle&quot;:&quot;&quot;,&quot;non-dropping-particle&quot;:&quot;&quot;}],&quot;container-title&quot;:&quot;BMC Public Health&quot;,&quot;container-title-short&quot;:&quot;BMC Public Health&quot;,&quot;accessed&quot;:{&quot;date-parts&quot;:[[2024,5,11]]},&quot;DOI&quot;:&quot;10.1186/S12889-023-15617-8/TABLES/4&quot;,&quot;ISSN&quot;:&quot;14712458&quot;,&quot;PMID&quot;:&quot;37046226&quot;,&quot;URL&quot;:&quot;https://link.springer.com/articles/10.1186/s12889-023-15617-8&quot;,&quot;issued&quot;:{&quot;date-parts&quot;:[[2023,12,1]]},&quot;page&quot;:&quot;1-13&quot;,&quot;abstract&quot;:&quot;Background: Inadequate cognitive and socio-emotional development in children leads to physical and mental illness. We aimed to investigate the status of early childhood development (ECD) and its associated factors. Additionally, aimed to compare the changes of significantly associated factors using two multiple indicator cluster surveys (MICS) in Bangladesh. Methods: We used data from the Multiple Indicator Cluster Surveys (MICS) 2012 and 2019 nationally representative surveys. A total of 17,494 children aged 36–59 months were included in the analysis. The outcome variable was ECD status: either developmentally on-track or not. We used bivariable analysis and crude and adjusted multivariable logistic models to assess the ECD status and its associated factors. Results: Comparing both MICS surveys, the overall and individual domains of ECD status improved from 2012 (65.46%) to 2019 (74.86%), and the indicators of child literacy-numeracy domain improved from 21.2 to 28.8%, physical domain improved from 92.2 to 98.4%, and social-emotional domain improved from 68.4 to 72.7%. The learning approach domain was 87.5% in 2012 and increased to 91.4% in 2019. According to the adjusted logistic model in both surveys (2012 and 2019), the age of 4 years had an adjusted odds ratio (AOR) of 1.61 and 1.78 times higher developmentally on track than the age of 3. Female children were 1.42 (in 2012) and 1.44 (in 2019) times more developmentally on track than males. Compared to mothers with only primary education, children raised by mothers with secondary or higher education were 1.77 and 1.50 times more on track in their development. Moreover, Children from affluent families had 1.32- and 1.26 times higher odds- on track than those from the poorest families. Families with books had 1.50 and 1.53 times higher developmentally on track than their counterparts. Conclusion and recommendation: In summary, our study shows that the overall ECD status improved between MICS 2012 and MICS 2019. Important factors influence ECD status, including early childhood education programs, families’ possession of children’s books, mothers’ educational level, and wealth index. The findings of our study will help making necessary public health-related initiatives in Bangladesh to improve ECD program.&quot;,&quot;publisher&quot;:&quot;BioMed Central Ltd&quot;,&quot;issue&quot;:&quot;1&quot;,&quot;volume&quot;:&quot;23&quot;},&quot;isTemporary&quot;:false}]},{&quot;citationID&quot;:&quot;MENDELEY_CITATION_2c3cffe6-0a1b-44da-96ce-5a9c1aeb4e17&quot;,&quot;citationItems&quot;:[{&quot;id&quot;:&quot;243ebde1-60fb-5570-96d3-86093e9d4397&quot;,&quot;itemData&quot;:{&quot;DOI&quot;:&quot;10.1080/13603116.2018.1514729&quot;,&quot;ISSN&quot;:&quot;14645173&quot;,&quot;abstract&quot;:&quot;This paper considers the challenges of promoting inclusive education in geographically isolated rural communities in Bangladesh. Inclusion is explored from both government and non-government (NGO) providers, and identifies challenges and opportunities for implementing inclusive practices. Challenges for implementing inclusion are linked to poverty, gender inequality, ethnicity, remoteness, language barriers, issues for children with disabilities, and the negative impact of climate (e.g. monsoonal flooding, landslides, and other natural calamities that beset Bangladesh on a regular basis) as well as the current humanitarian crisis with the Rohingya children now in Bangladesh. While there is sometimes a mismatch between government policy and the literature on inclusion in relation to practical implementation at the local level, opportunities for inclusion come with the dedication and passion of educators who provide teacher training about inclusive education, assistive technologies (Braille materials, hearing aids, etc.), multi-lingual education (MLE) materials, and advocacy by reaching out to parents and community members. Findings indicate that characteristics such as culture, the development of local resources, and the climate of the local context need to be considered in developing relevant inclusive policy to enact effective geographical inclusive practices in rural Bangladeshi communities.&quot;,&quot;author&quot;:[{&quot;dropping-particle&quot;:&quot;&quot;,&quot;family&quot;:&quot;Begum&quot;,&quot;given&quot;:&quot;Hasne Ara&quot;,&quot;non-dropping-particle&quot;:&quot;&quot;,&quot;parse-names&quot;:false,&quot;suffix&quot;:&quot;&quot;},{&quot;dropping-particle&quot;:&quot;&quot;,&quot;family&quot;:&quot;Perveen&quot;,&quot;given&quot;:&quot;Rokhsana&quot;,&quot;non-dropping-particle&quot;:&quot;&quot;,&quot;parse-names&quot;:false,&quot;suffix&quot;:&quot;&quot;},{&quot;dropping-particle&quot;:&quot;&quot;,&quot;family&quot;:&quot;Chakma&quot;,&quot;given&quot;:&quot;Evelina&quot;,&quot;non-dropping-particle&quot;:&quot;&quot;,&quot;parse-names&quot;:false,&quot;suffix&quot;:&quot;&quot;},{&quot;dropping-particle&quot;:&quot;&quot;,&quot;family&quot;:&quot;Dewan&quot;,&quot;given&quot;:&quot;Limia&quot;,&quot;non-dropping-particle&quot;:&quot;&quot;,&quot;parse-names&quot;:false,&quot;suffix&quot;:&quot;&quot;},{&quot;dropping-particle&quot;:&quot;&quot;,&quot;family&quot;:&quot;Afroze&quot;,&quot;given&quot;:&quot;Rawshan Sadia&quot;,&quot;non-dropping-particle&quot;:&quot;&quot;,&quot;parse-names&quot;:false,&quot;suffix&quot;:&quot;&quot;},{&quot;dropping-particle&quot;:&quot;&quot;,&quot;family&quot;:&quot;Tangen&quot;,&quot;given&quot;:&quot;Donna&quot;,&quot;non-dropping-particle&quot;:&quot;&quot;,&quot;parse-names&quot;:false,&quot;suffix&quot;:&quot;&quot;}],&quot;container-title&quot;:&quot;International Journal of Inclusive Education&quot;,&quot;id&quot;:&quot;243ebde1-60fb-5570-96d3-86093e9d4397&quot;,&quot;issue&quot;:&quot;1&quot;,&quot;issued&quot;:{&quot;date-parts&quot;:[[&quot;2019&quot;]]},&quot;page&quot;:&quot;7-22&quot;,&quot;publisher&quot;:&quot;Taylor &amp; Francis&quot;,&quot;title&quot;:&quot;The challenges of geographical inclusive education in rural Bangladesh&quot;,&quot;type&quot;:&quot;article-journal&quot;,&quot;volume&quot;:&quot;23&quot;},&quot;uris&quot;:[&quot;http://www.mendeley.com/documents/?uuid=acd2db06-9e9f-4b0b-b366-9dfb7bb9aea6&quot;],&quot;isTemporary&quot;:false,&quot;legacyDesktopId&quot;:&quot;acd2db06-9e9f-4b0b-b366-9dfb7bb9aea6&quot;}],&quot;properties&quot;:{&quot;noteIndex&quot;:0},&quot;isEdited&quot;:false,&quot;manualOverride&quot;:{&quot;citeprocText&quot;:&quot;[25]&quot;,&quot;isManuallyOverridden&quot;:false,&quot;manualOverrideText&quot;:&quot;&quot;},&quot;citationTag&quot;:&quot;MENDELEY_CITATION_v3_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&quot;},{&quot;citationID&quot;:&quot;MENDELEY_CITATION_55b5b049-c674-45ff-a062-dc68eb0571af&quot;,&quot;citationItems&quot;:[{&quot;id&quot;:&quot;bfebf35d-e368-5646-9f18-634d25c128b7&quot;,&quot;itemData&quot;:{&quot;DOI&quot;:&quot;10.1186/s12939-016-0311-2&quot;,&quot;ISSN&quot;:&quot;14759276&quot;,&quot;PMID&quot;:&quot;26883742&quot;,&quot;abstract&quot;:&quot;Background: Maternal healthcare utilization is a major determinant of maternal mortality. Bangladesh is experiencing a rapid pace of urbanization with all future growth in population expected to be in urban areas. Health care infrastructure is different in urban and rural areas thus warranting an examination of equity in use rates of maternal healthcare. This paper addresses whether the urban-rural and rich-poor gaps in use of selected maternal healthcare indicators have narrowed or widened over the last decade. The paper also explores changes in the service provider environment in urban and rural domains. Methods: The 2001 and 2010 Bangladesh Maternal Mortality and Health Care Survey data were used to examine trends in use of antenatal care from medically trained providers and in deliveries taking place at health facilities. Separate wealth quintiles were constructed for urban and rural areas. The concentration index was calculated for urban and rural areas to measure equity in distribution of antenatal care (ANC) and facility deliveries across wealth quintiles in urban and rural domains. Results: The gap in use of ANC provided by medically trained personnel narrowed in urban and rural areas between 2001 and 2010 while that in facility deliveries widened. The difference in use of ANC by the rich and the poor was not as pronounced as that in utilization of facilities for deliveries. Over the last decade, equity in utilization of health facilities for deliveries has improved at a faster rate in urban areas. Private sector has surpassed the public sector and appears to be the dominant provider of maternal healthcare in both domains with the share of NGOs increasing in urban areas. Conclusions: The faster pace of improvement in equity in maternal healthcare utilization in urban areas is reflective of the changing service environment in urban and rural areas, among other factors.&quot;,&quot;author&quot;:[{&quot;dropping-particle&quot;:&quot;&quot;,&quot;family&quot;:&quot;Kamal&quot;,&quot;given&quot;:&quot;Nahid&quot;,&quot;non-dropping-particle&quot;:&quot;&quot;,&quot;parse-names&quot;:false,&quot;suffix&quot;:&quot;&quot;},{&quot;dropping-particle&quot;:&quot;&quot;,&quot;family&quot;:&quot;Curtis&quot;,&quot;given&quot;:&quot;Sian&quot;,&quot;non-dropping-particle&quot;:&quot;&quot;,&quot;parse-names&quot;:false,&quot;suffix&quot;:&quot;&quot;},{&quot;dropping-particle&quot;:&quot;&quot;,&quot;family&quot;:&quot;Hasan&quot;,&quot;given&quot;:&quot;Mohammad S.&quot;,&quot;non-dropping-particle&quot;:&quot;&quot;,&quot;parse-names&quot;:false,&quot;suffix&quot;:&quot;&quot;},{&quot;dropping-particle&quot;:&quot;&quot;,&quot;family&quot;:&quot;Jamil&quot;,&quot;given&quot;:&quot;Kanta&quot;,&quot;non-dropping-particle&quot;:&quot;&quot;,&quot;parse-names&quot;:false,&quot;suffix&quot;:&quot;&quot;}],&quot;container-title&quot;:&quot;International Journal for Equity in Health&quot;,&quot;id&quot;:&quot;bfebf35d-e368-5646-9f18-634d25c128b7&quot;,&quot;issue&quot;:&quot;1&quot;,&quot;issued&quot;:{&quot;date-parts&quot;:[[&quot;2016&quot;]]},&quot;page&quot;:&quot;1-11&quot;,&quot;publisher&quot;:&quot;International Journal for Equity in Health&quot;,&quot;title&quot;:&quot;Trends in equity in use of maternal health services in urban and rural Bangladesh&quot;,&quot;type&quot;:&quot;article-journal&quot;,&quot;volume&quot;:&quot;15&quot;},&quot;uris&quot;:[&quot;http://www.mendeley.com/documents/?uuid=4dda273f-f99a-4088-a053-c2907260e28f&quot;],&quot;isTemporary&quot;:false,&quot;legacyDesktopId&quot;:&quot;4dda273f-f99a-4088-a053-c2907260e28f&quot;}],&quot;properties&quot;:{&quot;noteIndex&quot;:0},&quot;isEdited&quot;:false,&quot;manualOverride&quot;:{&quot;citeprocText&quot;:&quot;[36]&quot;,&quot;isManuallyOverridden&quot;:false,&quot;manualOverrideText&quot;:&quot;&quot;},&quot;citationTag&quot;:&quot;MENDELEY_CITATION_v3_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&quot;},{&quot;citationID&quot;:&quot;MENDELEY_CITATION_c7c724a8-f420-45f9-8bb9-201b0b0ebf2f&quot;,&quot;citationItems&quot;:[{&quot;id&quot;:&quot;a56d8f39-210c-5d98-aa3f-916e2fe5cf5d&quot;,&quot;itemData&quot;:{&quot;DOI&quot;:&quot;10.1016/j.jhealeco.2008.10.005&quot;,&quot;ISSN&quot;:&quot;01676296&quot;,&quot;PMID&quot;:&quot;19058866&quot;,&quot;abstract&quot;:&quot;In this paper, we examine the effect of maternal education on the health of young children by using a large sample of adopted children from China. As adopted children are genetically unrelated to the nurturing parents, the educational effect on them is most likely to be the nurturing effect. We find that the mother's education is an important determinant of the health of adopted children even after we control for income, the number of siblings, health environments, and other socioeconomic variables. Moreover, the effect of the mother's education on the adoptee sample is similar to that on the own birth sample, which suggests that the main effect of the mother's education on child health is in post-natal nurturing. We also find suggestive evidence that the effect is causal. Our work provides new evidence to the general literature that examines the determinants of health and that examines the intergenerational immobility of socioeconomic status. © 2008 Elsevier B.V. All rights reserved.&quot;,&quot;author&quot;:[{&quot;dropping-particle&quot;:&quot;&quot;,&quot;family&quot;:&quot;Chen&quot;,&quot;given&quot;:&quot;Yuyu&quot;,&quot;non-dropping-particle&quot;:&quot;&quot;,&quot;parse-names&quot;:false,&quot;suffix&quot;:&quot;&quot;},{&quot;dropping-particle&quot;:&quot;&quot;,&quot;family&quot;:&quot;Li&quot;,&quot;given&quot;:&quot;Hongbin&quot;,&quot;non-dropping-particle&quot;:&quot;&quot;,&quot;parse-names&quot;:false,&quot;suffix&quot;:&quot;&quot;}],&quot;container-title&quot;:&quot;Journal of Health Economics&quot;,&quot;id&quot;:&quot;a56d8f39-210c-5d98-aa3f-916e2fe5cf5d&quot;,&quot;issue&quot;:&quot;2&quot;,&quot;issued&quot;:{&quot;date-parts&quot;:[[&quot;2009&quot;]]},&quot;page&quot;:&quot;413-426&quot;,&quot;title&quot;:&quot;Mother's education and child health: Is there a nurturing effect?&quot;,&quot;type&quot;:&quot;article-journal&quot;,&quot;volume&quot;:&quot;28&quot;},&quot;uris&quot;:[&quot;http://www.mendeley.com/documents/?uuid=7f4aafd1-7c79-4830-8e33-ef476bf35d71&quot;],&quot;isTemporary&quot;:false,&quot;legacyDesktopId&quot;:&quot;7f4aafd1-7c79-4830-8e33-ef476bf35d71&quot;}],&quot;properties&quot;:{&quot;noteIndex&quot;:0},&quot;isEdited&quot;:false,&quot;manualOverride&quot;:{&quot;citeprocText&quot;:&quot;[37]&quot;,&quot;isManuallyOverridden&quot;:false,&quot;manualOverrideText&quot;:&quot;&quot;},&quot;citationTag&quot;:&quot;MENDELEY_CITATION_v3_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&quot;},{&quot;citationID&quot;:&quot;MENDELEY_CITATION_2c098c88-02d0-4598-8737-e2c66ececfa4&quot;,&quot;citationItems&quot;:[{&quot;id&quot;:&quot;dfc7e5cd-4216-5bff-961e-c2a78d324b6c&quot;,&quot;itemData&quot;:{&quot;DOI&quot;:&quot;10.1186/1471-2431-12-80&quot;,&quot;ISSN&quot;:&quot;14712431&quot;,&quot;PMID&quot;:&quot;22721431&quot;,&quot;abstract&quot;:&quot;Background: Malnutrition continues to be a critical public health problem in sub-Saharan Africa. For example, in East Africa, 48 % of children under-five are stunted while 36 % are underweight. Poor health and poor nutrition are now more a characteristic of children living in the urban areas than of children in the rural areas. This is because the protective mechanism offered by the urban advantage in the past; that is, the health benefits that historically accrued to residents of cities as compared to residents in rural settings is being eroded due to increasing proportion of urban residents living in slum settings. This study sought to determine effect of mother's education on child nutritional status of children living in slum settings.Methods: Data are from a maternal and child health project nested within the Nairobi Urban Health and Demographic Surveillance System (NUHDSS). The study involves 5156 children aged 0-42 months. Data on nutritional status used were collected between October 2009 and January 2010. We used binomial and multiple logistic regression to estimate the effect of education in the univariable and multivariable models respectively.Results: Results show that close to 40 % of children in the study are stunted. Maternal education is a strong predictor of child stunting with some minimal attenuation of the association by other factors at maternal, household and community level. Other factors including at child level: child birth weight and gender; maternal level: marital status, parity, pregnancy intentions, and health seeking behaviour; and household level: social economic status are also independently significantly associated with stunting.Conclusion: Overall, mothers' education persists as a strong predictor of child's nutritional status in urban slum settings, even after controlling for other factors. Given that stunting is a strong predictor of human capital, emphasis on girl-child education may contribute to breaking the poverty cycle in urban poor settings. © 2012 Abuya et al.; licensee BioMed Central Ltd.&quot;,&quot;author&quot;:[{&quot;dropping-particle&quot;:&quot;&quot;,&quot;family&quot;:&quot;Abuya&quot;,&quot;given&quot;:&quot;Benta A.&quot;,&quot;non-dropping-particle&quot;:&quot;&quot;,&quot;parse-names&quot;:false,&quot;suffix&quot;:&quot;&quot;},{&quot;dropping-particle&quot;:&quot;&quot;,&quot;family&quot;:&quot;Ciera&quot;,&quot;given&quot;:&quot;James&quot;,&quot;non-dropping-particle&quot;:&quot;&quot;,&quot;parse-names&quot;:false,&quot;suffix&quot;:&quot;&quot;},{&quot;dropping-particle&quot;:&quot;&quot;,&quot;family&quot;:&quot;Kimani-Murage&quot;,&quot;given&quot;:&quot;Elizabeth&quot;,&quot;non-dropping-particle&quot;:&quot;&quot;,&quot;parse-names&quot;:false,&quot;suffix&quot;:&quot;&quot;}],&quot;container-title&quot;:&quot;BMC Pediatrics&quot;,&quot;id&quot;:&quot;dfc7e5cd-4216-5bff-961e-c2a78d324b6c&quot;,&quot;issue&quot;:&quot;1998&quot;,&quot;issued&quot;:{&quot;date-parts&quot;:[[&quot;2012&quot;]]},&quot;page&quot;:&quot;80&quot;,&quot;title&quot;:&quot;Effect of mother's education on child's nutritional status in the slums of Nairobi&quot;,&quot;type&quot;:&quot;article-journal&quot;,&quot;volume&quot;:&quot;12&quot;},&quot;uris&quot;:[&quot;http://www.mendeley.com/documents/?uuid=d3d8f297-e3a4-4396-aa31-29b27b9c5907&quot;],&quot;isTemporary&quot;:false,&quot;legacyDesktopId&quot;:&quot;d3d8f297-e3a4-4396-aa31-29b27b9c5907&quot;}],&quot;properties&quot;:{&quot;noteIndex&quot;:0},&quot;isEdited&quot;:false,&quot;manualOverride&quot;:{&quot;citeprocText&quot;:&quot;[38]&quot;,&quot;isManuallyOverridden&quot;:false,&quot;manualOverrideText&quot;:&quot;&quot;},&quot;citationTag&quot;:&quot;MENDELEY_CITATION_v3_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&quot;},{&quot;citationID&quot;:&quot;MENDELEY_CITATION_58ed145c-260a-40ef-9554-57e7b594923d&quot;,&quot;citationItems&quot;:[{&quot;id&quot;:&quot;0c7ae1a6-f36d-5f7a-be31-7f8bd9dc22b8&quot;,&quot;itemData&quot;:{&quot;author&quot;:[{&quot;dropping-particle&quot;:&quot;&quot;,&quot;family&quot;:&quot;Thomas&quot;,&quot;given&quot;:&quot;Duncan&quot;,&quot;non-dropping-particle&quot;:&quot;&quot;,&quot;parse-names&quot;:false,&quot;suffix&quot;:&quot;&quot;},{&quot;dropping-particle&quot;:&quot;&quot;,&quot;family&quot;:&quot;Strauss&quot;,&quot;given&quot;:&quot;John&quot;,&quot;non-dropping-particle&quot;:&quot;&quot;,&quot;parse-names&quot;:false,&quot;suffix&quot;:&quot;&quot;},{&quot;dropping-particle&quot;:&quot;&quot;,&quot;family&quot;:&quot;Henriques&quot;,&quot;given&quot;:&quot;Maria-helena&quot;,&quot;non-dropping-particle&quot;:&quot;&quot;,&quot;parse-names&quot;:false,&quot;suffix&quot;:&quot;&quot;},{&quot;dropping-particle&quot;:&quot;&quot;,&quot;family&quot;:&quot;Strauss&quot;,&quot;given&quot;:&quot;John&quot;,&quot;non-dropping-particle&quot;:&quot;&quot;,&quot;parse-names&quot;:false,&quot;suffix&quot;:&quot;&quot;},{&quot;dropping-particle&quot;:&quot;&quot;,&quot;family&quot;:&quot;Henriques&quot;,&quot;given&quot;:&quot;Maria-helena&quot;,&quot;non-dropping-particle&quot;:&quot;&quot;,&quot;parse-names&quot;:false,&quot;suffix&quot;:&quot;&quot;}],&quot;id&quot;:&quot;0c7ae1a6-f36d-5f7a-be31-7f8bd9dc22b8&quot;,&quot;issue&quot;:&quot;2&quot;,&quot;issued&quot;:{&quot;date-parts&quot;:[[&quot;2016&quot;]]},&quot;page&quot;:&quot;183-211&quot;,&quot;title&quot;:&quot;Board of Regents of the University of Wisconsin System How Does Mother ' s Education Affect Child Height ?&quot;,&quot;type&quot;:&quot;article-journal&quot;,&quot;volume&quot;:&quot;26&quot;},&quot;uris&quot;:[&quot;http://www.mendeley.com/documents/?uuid=1ebccb6f-d636-433e-81e4-3a2b6010fca0&quot;],&quot;isTemporary&quot;:false,&quot;legacyDesktopId&quot;:&quot;1ebccb6f-d636-433e-81e4-3a2b6010fca0&quot;}],&quot;properties&quot;:{&quot;noteIndex&quot;:0},&quot;isEdited&quot;:false,&quot;manualOverride&quot;:{&quot;citeprocText&quot;:&quot;[39]&quot;,&quot;isManuallyOverridden&quot;:false,&quot;manualOverrideText&quot;:&quot;&quot;},&quot;citationTag&quot;:&quot;MENDELEY_CITATION_v3_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&quot;},{&quot;citationID&quot;:&quot;MENDELEY_CITATION_1e3f812d-5075-4be6-a4cb-3505d361837a&quot;,&quot;citationItems&quot;:[{&quot;id&quot;:&quot;e8ac0e93-7755-58dc-90f9-a842228136f3&quot;,&quot;itemData&quot;:{&quot;DOI&quot;:&quot;10.1145/3456887.3456935&quot;,&quot;abstract&quot;:&quot;Picture books can provide a lot of materials for teaching in the five major domains. Teachers can find the teaching elements in each domain according to the characteristics of picture books, and combine picture books with teaching activities in the five domains. It plays an important role in improving teachers' teaching level, improving kindergarten education in five domains and promoting children's physical and mental health in an all-round way.&quot;,&quot;author&quot;:[{&quot;dropping-particle&quot;:&quot;&quot;,&quot;family&quot;:&quot;Weng&quot;,&quot;given&quot;:&quot;Lin&quot;,&quot;non-dropping-particle&quot;:&quot;&quot;,&quot;parse-names&quot;:false,&quot;suffix&quot;:&quot;&quot;},{&quot;dropping-particle&quot;:&quot;&quot;,&quot;family&quot;:&quot;Wu&quot;,&quot;given&quot;:&quot;Zuyi&quot;,&quot;non-dropping-particle&quot;:&quot;&quot;,&quot;parse-names&quot;:false,&quot;suffix&quot;:&quot;&quot;},{&quot;dropping-particle&quot;:&quot;&quot;,&quot;family&quot;:&quot;Xiao&quot;,&quot;given&quot;:&quot;Wanming&quot;,&quot;non-dropping-particle&quot;:&quot;&quot;,&quot;parse-names&quot;:false,&quot;suffix&quot;:&quot;&quot;}],&quot;container-title&quot;:&quot;ACM International Conference Proceeding Series&quot;,&quot;id&quot;:&quot;e8ac0e93-7755-58dc-90f9-a842228136f3&quot;,&quot;issued&quot;:{&quot;date-parts&quot;:[[&quot;2021&quot;]]},&quot;title&quot;:&quot;Research in the use of picture books in educational activities in five domains of early childhood education&quot;,&quot;type&quot;:&quot;paper-conference&quot;},&quot;uris&quot;:[&quot;http://www.mendeley.com/documents/?uuid=0f840c3d-7847-32d7-8773-b12d98fa2af9&quot;],&quot;isTemporary&quot;:false,&quot;legacyDesktopId&quot;:&quot;0f840c3d-7847-32d7-8773-b12d98fa2af9&quot;}],&quot;properties&quot;:{&quot;noteIndex&quot;:0},&quot;isEdited&quot;:false,&quot;manualOverride&quot;:{&quot;citeprocText&quot;:&quot;[40]&quot;,&quot;isManuallyOverridden&quot;:false,&quot;manualOverrideText&quot;:&quot;&quot;},&quot;citationTag&quot;:&quot;MENDELEY_CITATION_v3_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&quot;},{&quot;citationID&quot;:&quot;MENDELEY_CITATION_38f160de-831f-4165-b255-e3bf31779807&quot;,&quot;citationItems&quot;:[{&quot;id&quot;:&quot;81a90c8f-d4d2-5c7d-bad6-c720fdf2a285&quot;,&quot;itemData&quot;:{&quot;author&quot;:[{&quot;dropping-particle&quot;:&quot;&quot;,&quot;family&quot;:&quot;GDHS&quot;,&quot;given&quot;:&quot;&quot;,&quot;non-dropping-particle&quot;:&quot;&quot;,&quot;parse-names&quot;:false,&quot;suffix&quot;:&quot;&quot;}],&quot;id&quot;:&quot;81a90c8f-d4d2-5c7d-bad6-c720fdf2a285&quot;,&quot;issued&quot;:{&quot;date-parts&quot;:[[&quot;2014&quot;]]},&quot;number-of-pages&quot;:&quot;530&quot;,&quot;title&quot;:&quot;Ghana demographic health survey&quot;,&quot;type&quot;:&quot;report&quot;},&quot;uris&quot;:[&quot;http://www.mendeley.com/documents/?uuid=f738923c-39c0-4993-86c3-f9bf33873b8f&quot;],&quot;isTemporary&quot;:false,&quot;legacyDesktopId&quot;:&quot;f738923c-39c0-4993-86c3-f9bf33873b8f&quot;},{&quot;id&quot;:&quot;785fc4a2-2f02-5f2e-934c-e5125484a121&quot;,&quot;itemData&quot;:{&quot;author&quot;:[{&quot;dropping-particle&quot;:&quot;&quot;,&quot;family&quot;:&quot;Acquah&quot;,&quot;given&quot;:&quot;Evelyn&quot;,&quot;non-dropping-particle&quot;:&quot;&quot;,&quot;parse-names&quot;:false,&quot;suffix&quot;:&quot;&quot;},{&quot;dropping-particle&quot;:&quot;&quot;,&quot;family&quot;:&quot;Darteh&quot;,&quot;given&quot;:&quot;Eugene K M&quot;,&quot;non-dropping-particle&quot;:&quot;&quot;,&quot;parse-names&quot;:false,&quot;suffix&quot;:&quot;&quot;},{&quot;dropping-particle&quot;:&quot;&quot;,&quot;family&quot;:&quot;Amu&quot;,&quot;given&quot;:&quot;Hubert&quot;,&quot;non-dropping-particle&quot;:&quot;&quot;,&quot;parse-names&quot;:false,&quot;suffix&quot;:&quot;&quot;},{&quot;dropping-particle&quot;:&quot;&quot;,&quot;family&quot;:&quot;Adjei&quot;,&quot;given&quot;:&quot;Daniel K A&quot;,&quot;non-dropping-particle&quot;:&quot;&quot;,&quot;parse-names&quot;:false,&quot;suffix&quot;:&quot;&quot;}],&quot;id&quot;:&quot;785fc4a2-2f02-5f2e-934c-e5125484a121&quot;,&quot;issue&quot;:&quot;1&quot;,&quot;issued&quot;:{&quot;date-parts&quot;:[[&quot;2019&quot;]]},&quot;page&quot;:&quot;71-78&quot;,&quot;title&quot;:&quot;Predictors of underweight in children under-five years in Ghana&quot;,&quot;type&quot;:&quot;article-journal&quot;,&quot;volume&quot;:&quot;53&quot;},&quot;uris&quot;:[&quot;http://www.mendeley.com/documents/?uuid=ec4aa6af-ca9f-4a96-a900-9e001ed72e11&quot;],&quot;isTemporary&quot;:false,&quot;legacyDesktopId&quot;:&quot;ec4aa6af-ca9f-4a96-a900-9e001ed72e11&quot;},{&quot;id&quot;:&quot;0259d1f6-1160-5048-b438-f6f01ddfc279&quot;,&quot;itemData&quot;:{&quot;author&quot;:[{&quot;dropping-particle&quot;:&quot;&quot;,&quot;family&quot;:&quot;Millennium&quot;,&quot;given&quot;:&quot;The&quot;,&quot;non-dropping-particle&quot;:&quot;&quot;,&quot;parse-names&quot;:false,&quot;suffix&quot;:&quot;&quot;},{&quot;dropping-particle&quot;:&quot;&quot;,&quot;family&quot;:&quot;Goals&quot;,&quot;given&quot;:&quot;Development&quot;,&quot;non-dropping-particle&quot;:&quot;&quot;,&quot;parse-names&quot;:false,&quot;suffix&quot;:&quot;&quot;}],&quot;id&quot;:&quot;0259d1f6-1160-5048-b438-f6f01ddfc279&quot;,&quot;issued&quot;:{&quot;date-parts&quot;:[[&quot;2010&quot;]]},&quot;title&quot;:&quot;The Millennium Development Goals Report&quot;,&quot;type&quot;:&quot;article-journal&quot;},&quot;uris&quot;:[&quot;http://www.mendeley.com/documents/?uuid=059ded7e-6e1f-4eaf-940e-d6e95a9a1bda&quot;],&quot;isTemporary&quot;:false,&quot;legacyDesktopId&quot;:&quot;059ded7e-6e1f-4eaf-940e-d6e95a9a1bda&quot;}],&quot;properties&quot;:{&quot;noteIndex&quot;:0},&quot;isEdited&quot;:false,&quot;manualOverride&quot;:{&quot;citeprocText&quot;:&quot;[41–43]&quot;,&quot;isManuallyOverridden&quot;:false,&quot;manualOverrideText&quot;:&quot;&quot;},&quot;citationTag&quot;:&quot;MENDELEY_CITATION_v3_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&quot;},{&quot;citationID&quot;:&quot;MENDELEY_CITATION_355c63d6-057a-4caa-a720-77a04448f49a&quot;,&quot;citationItems&quot;:[{&quot;id&quot;:&quot;6b7409d5-c00e-5258-a141-2a0dc99a4dcb&quot;,&quot;itemData&quot;:{&quot;DOI&quot;:&quot;10.2147/PHMT.S288071&quot;,&quot;abstract&quot;:&quot;Introduction: Even-thought malnutrition is a double burden now time being; under-nutrition among under-five year's children is a common public health problem, and it is one of the main reasons for the death of children in developing countries. Therefore, this study aimed to assess the prevalence and associated factors of underweight among children age 6-59 months at Debre Tabor town Ethiopia, 2019. Methods: A community-based cross-sectional study was conducted on an underweight using cluster and systematic random sampling. A sample of 608 participants completed a questionnaire designed for the study. The questionnaire was coded and entered into Epi info version 7.2.0.1 and exported to SPSS 20.0 for data analysis. Principal component analysis (PCA) was used to compute family wealth status. Bivariable and multivariable logistic regression analyses were done to see which independent variables have an association with the dependent variable, and a P value of less than 0.05 was considered as significant at 95% CI. Results: The result revealed that underweight for children age 6-59 months was 17.4% (95% CI: 14.5-20.6%). Fathers who have primary education levels were 2.13 times more likely to have under-weighted children than those who have secondary and above education levels [adjusted odds ratio (AOR): 2.13; 95% CI: 1.19-3.80]. Similarly, parents who have poor wealth status in their family 2.2 times more likely to have underweight children than those who have rich wealth status in their family [AOR: 2.2 (1.21-4.09)]. However, on the sex of children being males were 1.8 times more likely to become underweight than females [AOR: 1.8 (1.14-2.85)]. Conclusion: Among under-nutrition problems of children age 6-59 months, underweight is still an important public health problem. Therefore, family education and family wealth status should be modified, and responsible bodies design further nutritional intervention programs.&quot;,&quot;author&quot;:[{&quot;dropping-particle&quot;:&quot;&quot;,&quot;family&quot;:&quot;Selomon Tibebu&quot;,&quot;given&quot;:&quot;Nigusie&quot;,&quot;non-dropping-particle&quot;:&quot;&quot;,&quot;parse-names&quot;:false,&quot;suffix&quot;:&quot;&quot;},{&quot;dropping-particle&quot;:&quot;&quot;,&quot;family&quot;:&quot;Dessie Emiru&quot;,&quot;given&quot;:&quot;Tigabu&quot;,&quot;non-dropping-particle&quot;:&quot;&quot;,&quot;parse-names&quot;:false,&quot;suffix&quot;:&quot;&quot;},{&quot;dropping-particle&quot;:&quot;&quot;,&quot;family&quot;:&quot;Marew Tiruneh&quot;,&quot;given&quot;:&quot;Chalie&quot;,&quot;non-dropping-particle&quot;:&quot;&quot;,&quot;parse-names&quot;:false,&quot;suffix&quot;:&quot;&quot;},{&quot;dropping-particle&quot;:&quot;&quot;,&quot;family&quot;:&quot;Dessie Getu&quot;,&quot;given&quot;:&quot;Bisrat&quot;,&quot;non-dropping-particle&quot;:&quot;&quot;,&quot;parse-names&quot;:false,&quot;suffix&quot;:&quot;&quot;},{&quot;dropping-particle&quot;:&quot;&quot;,&quot;family&quot;:&quot;Amogne Azanaw&quot;,&quot;given&quot;:&quot;Kefyalew&quot;,&quot;non-dropping-particle&quot;:&quot;&quot;,&quot;parse-names&quot;:false,&quot;suffix&quot;:&quot;&quot;}],&quot;container-title&quot;:&quot;Pediatric Health&quot;,&quot;id&quot;:&quot;6b7409d5-c00e-5258-a141-2a0dc99a4dcb&quot;,&quot;issued&quot;:{&quot;date-parts&quot;:[[&quot;2020&quot;]]},&quot;title&quot;:&quot;A Community-Based Cross-Sectional Study&quot;,&quot;type&quot;:&quot;article-journal&quot;},&quot;uris&quot;:[&quot;http://www.mendeley.com/documents/?uuid=5d496f15-f385-372b-8b62-5fa68c655465&quot;],&quot;isTemporary&quot;:false,&quot;legacyDesktopId&quot;:&quot;5d496f15-f385-372b-8b62-5fa68c655465&quot;}],&quot;properties&quot;:{&quot;noteIndex&quot;:0},&quot;isEdited&quot;:false,&quot;manualOverride&quot;:{&quot;citeprocText&quot;:&quot;[44]&quot;,&quot;isManuallyOverridden&quot;:false,&quot;manualOverrideText&quot;:&quot;&quot;},&quot;citationTag&quot;:&quot;MENDELEY_CITATION_v3_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&quot;},{&quot;citationID&quot;:&quot;MENDELEY_CITATION_2a24c9ae-51e7-4082-87fa-6c6081c65fdb&quot;,&quot;properties&quot;:{&quot;noteIndex&quot;:0},&quot;isEdited&quot;:false,&quot;manualOverride&quot;:{&quot;isManuallyOverridden&quot;:false,&quot;citeprocText&quot;:&quot;[45]&quot;,&quot;manualOverrideText&quot;:&quot;&quot;},&quot;citationTag&quot;:&quot;MENDELEY_CITATION_v3_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&quot;,&quot;citationItems&quot;:[{&quot;id&quot;:&quot;25de469d-92da-3589-b12a-4ffc54f1fc63&quot;,&quot;itemData&quot;:{&quot;type&quot;:&quot;article-journal&quot;,&quot;id&quot;:&quot;25de469d-92da-3589-b12a-4ffc54f1fc63&quot;,&quot;title&quot;:&quot;Risk factors for child stunting in Bangladesh: an analysis using MICS 2019 data&quot;,&quot;author&quot;:[{&quot;family&quot;:&quot;Chowdhury&quot;,&quot;given&quot;:&quot;Tuhinur Rahman&quot;,&quot;parse-names&quot;:false,&quot;dropping-particle&quot;:&quot;&quot;,&quot;non-dropping-particle&quot;:&quot;&quot;},{&quot;family&quot;:&quot;Chakrabarty&quot;,&quot;given&quot;:&quot;Sayan&quot;,&quot;parse-names&quot;:false,&quot;dropping-particle&quot;:&quot;&quot;,&quot;non-dropping-particle&quot;:&quot;&quot;},{&quot;family&quot;:&quot;Rakib&quot;,&quot;given&quot;:&quot;Muntaha&quot;,&quot;parse-names&quot;:false,&quot;dropping-particle&quot;:&quot;&quot;,&quot;non-dropping-particle&quot;:&quot;&quot;},{&quot;family&quot;:&quot;Winn&quot;,&quot;given&quot;:&quot;Stephen&quot;,&quot;parse-names&quot;:false,&quot;dropping-particle&quot;:&quot;&quot;,&quot;non-dropping-particle&quot;:&quot;&quot;},{&quot;family&quot;:&quot;Bennie&quot;,&quot;given&quot;:&quot;Jason&quot;,&quot;parse-names&quot;:false,&quot;dropping-particle&quot;:&quot;&quot;,&quot;non-dropping-particle&quot;:&quot;&quot;}],&quot;container-title&quot;:&quot;Archives of Public Health&quot;,&quot;accessed&quot;:{&quot;date-parts&quot;:[[2024,8,2]]},&quot;DOI&quot;:&quot;10.1186/S13690-022-00870-X&quot;,&quot;ISSN&quot;:&quot;20493258&quot;,&quot;PMID&quot;:&quot;35449114&quot;,&quot;URL&quot;:&quot;/pmc/articles/PMC9028076/&quot;,&quot;issued&quot;:{&quot;date-parts&quot;:[[2022,12,1]]},&quot;abstract&quot;:&quot;Background: Malnutrition is considered a major public health challenge and is associated with a range of health issues, including childhood stunting. Stunting is a reliable and well-recognized indicator of chronic childhood malnutrition. The objective of this study is to determine the risk factors associated with stunting among 17,490 children below five years of age in Bangladesh. Methods: Correlates of child stunting were examined using data generated by a cross-sectional cluster survey conducted in Bangladesh in 2019. The data includes a total of 17,490 children (aged &lt; 5 years) from 64,400 households. Multiple logistic regressions were used to determine the risk factors associated with child stunting and severe stunting. Results: The prevalence of stunting and severe stunting for children was 25.96% and 7.97%, respectively. Children aged 24 to &lt; 36 months [Odds Ratio (OR) = 2.65, 95% CI: 2.30, 3.05] and aged 36 to &lt; 48 months [OR = 2.33, 95% CI: 2.02, 2.69] had more risk of stunting compared to the children aged &lt; 6 months. Children from Sylhet division had the greatest risk of stunting of all the eight divisions [OR = 1.26, 95% CI: 1.09, 1.46]. Children of secondary complete or higher educated mothers were less likely to develop stunting [OR = 0.66, 95% CI: 0.56, 0.79] compared with children of mothers having no education at all. Similarly, children of secondary complete or higher educated father [OR = 0.74, 95% CI: 0.63, 0.87] were found to have lower risk of stunting compared with children whose father hadn’t any education. Substantially lower risk of stunting was observed among children whose mother and father both completed secondary education or above [OR = 0.59, 95% CI: 0.52, 0.69]. Children from the richest households [OR = 0.49, 95% CI: 0.41, 0.58] had 51% lower odds of stunting compared to children from the poorest households. Conclusions: After controlling for socioeconomic and demographic factors, parental education and household position in the wealth index were found to be the most important determinants of child stunting in Bangladesh.&quot;,&quot;publisher&quot;:&quot;BMC&quot;,&quot;issue&quot;:&quot;1&quot;,&quot;volume&quot;:&quot;80&quot;,&quot;container-title-short&quot;:&quot;&quot;},&quot;isTemporary&quot;:false}]},{&quot;citationID&quot;:&quot;MENDELEY_CITATION_e9146177-157d-4bb1-882e-23b9a00e2443&quot;,&quot;properties&quot;:{&quot;noteIndex&quot;:0},&quot;isEdited&quot;:false,&quot;manualOverride&quot;:{&quot;isManuallyOverridden&quot;:false,&quot;citeprocText&quot;:&quot;[46]&quot;,&quot;manualOverrideText&quot;:&quot;&quot;},&quot;citationTag&quot;:&quot;MENDELEY_CITATION_v3_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&quot;,&quot;citationItems&quot;:[{&quot;id&quot;:&quot;9b31c084-9dde-3365-881a-3838f0f57d73&quot;,&quot;itemData&quot;:{&quot;type&quot;:&quot;article-journal&quot;,&quot;id&quot;:&quot;9b31c084-9dde-3365-881a-3838f0f57d73&quot;,&quot;title&quot;:&quot;Factors associated with wasting and stunting among children aged 06–59 months in South Ari District, Southern Ethiopia: a community-based cross-sectional study&quot;,&quot;author&quot;:[{&quot;family&quot;:&quot;Toma&quot;,&quot;given&quot;:&quot;Temesgen Mohammed&quot;,&quot;parse-names&quot;:false,&quot;dropping-particle&quot;:&quot;&quot;,&quot;non-dropping-particle&quot;:&quot;&quot;},{&quot;family&quot;:&quot;Andargie&quot;,&quot;given&quot;:&quot;Kassahun Tamene&quot;,&quot;parse-names&quot;:false,&quot;dropping-particle&quot;:&quot;&quot;,&quot;non-dropping-particle&quot;:&quot;&quot;},{&quot;family&quot;:&quot;Alula&quot;,&quot;given&quot;:&quot;Rahel Abera&quot;,&quot;parse-names&quot;:false,&quot;dropping-particle&quot;:&quot;&quot;,&quot;non-dropping-particle&quot;:&quot;&quot;},{&quot;family&quot;:&quot;Kebede&quot;,&quot;given&quot;:&quot;Bahiru Mulatu&quot;,&quot;parse-names&quot;:false,&quot;dropping-particle&quot;:&quot;&quot;,&quot;non-dropping-particle&quot;:&quot;&quot;},{&quot;family&quot;:&quot;Gujo&quot;,&quot;given&quot;:&quot;Mintesinot Melka&quot;,&quot;parse-names&quot;:false,&quot;dropping-particle&quot;:&quot;&quot;,&quot;non-dropping-particle&quot;:&quot;&quot;}],&quot;container-title&quot;:&quot;BMC Nutrition&quot;,&quot;container-title-short&quot;:&quot;BMC Nutr&quot;,&quot;accessed&quot;:{&quot;date-parts&quot;:[[2024,8,2]]},&quot;DOI&quot;:&quot;10.1186/S40795-023-00683-3&quot;,&quot;ISSN&quot;:&quot;20550928&quot;,&quot;PMID&quot;:&quot;36829183&quot;,&quot;URL&quot;:&quot;/pmc/articles/PMC9950702/&quot;,&quot;issued&quot;:{&quot;date-parts&quot;:[[2023,12,1]]},&quot;abstract&quot;:&quot;Background: Child undernutrition is a major public health problem in Ethiopia despite different nutrition-specific and sensitive interventions implemented by the government. However, evidence regarding the burden and responsible factors is limited in the South Ari district. Hence, this study aimed to assess factors associated with wasting and stunting among children aged 06–59 months in the South Ari district, Southern Ethiopia, 2021. Methods: A community-based cross-sectional study was conducted from March 11 to April 11, 2021, among 717 households with at least one child aged 06–59 months. Anthropometric measurements were taken using standard procedures and were converted to height for age Z score and weight-for-height using WHO Anthro software Version 3.2.2. Data were checked and entered into Epi-Data Version 3.1 and analyzed using SPSS Version 25.0. Binary logistic regression analysis was fitted to identify predictors of wasting and stunting. A p-value &lt; 0.05 was used to declare statistical significance. Result: The prevalence of wasting and stunting among children aged 06–59 months in the district was 9.1% (95% CI: 7.07%, 11.41%) and 59.97% (95% CI: 56.28%, 63.58%), respectively. Family size (8 and above) (AOR = 3.03, 95% CI: 1.31, 7.03), family size (5 to 7) (AOR = 2.05, 95% CI: 1.11, 3.81), poor and medium wealth index (AOR = 3.69, 95% CI: 1.65, 8.26) and (AOR = 2.29, 95% CI: 1.01, 5.16), insufficient maternal knowledge on child feeding practice (AOR = 2.58, 95% CI: 1.31, 5.07), presence of diarrhea in the past two weeks (AOR = 2.05, 95% CI: 1.10, 3.85), non-exclusive breastfeeding (AOR = 2.65, 95% CI: 1.51, 4.65), and birth interval of &lt; 24 months (AOR = 4.49, 95% CI: 2.40, 8.37) were factors significantly associated with wasting. Whereas, children in the age group of 24–59 months (AOR = 2.24, 95% CI: 1.58, 3.16), non-exclusive breastfeeding (AOR = 1.81, 95% CI: 1.24, 2.65), birth interval of fewer than 24 months (AOR = 1.54, 95% CI: 1.11, 2.14), sub-optimal child dietary diversity score (AOR = 1.59, 95% CI: 1.14, 2.22), being a non-beneficiary of productive safety-net program (AOR = 1.91, 95% CI: 1.24, 2.95), and household food insecurity (AOR = 2.60, 95% CI: 1.86, 3.64) were factors significantly associated with stunting. Conclusions: Wasting and stunting were found to be key public health problems in the South Ari District. Hence, further interventions should consider strategies to enhance household food security and integration of productive safety net programs with primary health care services. Rigorous work is required in advocating and strengthening the provision of family planning services, child care, and integrated management of common childhood illnesses. Moreover, behavioral change communication is highly demanded to improve child feeding practices.&quot;,&quot;publisher&quot;:&quot;BMC&quot;,&quot;issue&quot;:&quot;1&quot;,&quot;volume&quot;:&quot;9&quot;},&quot;isTemporary&quot;:false}]},{&quot;citationID&quot;:&quot;MENDELEY_CITATION_b0dc0372-49a2-4b83-b67b-56c5eb83577e&quot;,&quot;citationItems&quot;:[{&quot;id&quot;:&quot;3710515f-a445-5aa9-ba22-6a766150abe6&quot;,&quot;itemData&quot;:{&quot;DOI&quot;:&quot;10.5901/mjss.2014.v5n20p1403&quot;,&quot;author&quot;:[{&quot;dropping-particle&quot;:&quot;&quot;,&quot;family&quot;:&quot;Mwamwenda&quot;,&quot;given&quot;:&quot;Tuntufye Selemani&quot;,&quot;non-dropping-particle&quot;:&quot;&quot;,&quot;parse-names&quot;:false,&quot;suffix&quot;:&quot;&quot;}],&quot;id&quot;:&quot;3710515f-a445-5aa9-ba22-6a766150abe6&quot;,&quot;issue&quot;:&quot;20&quot;,&quot;issued&quot;:{&quot;date-parts&quot;:[[&quot;2014&quot;]]},&quot;page&quot;:&quot;1403-1412&quot;,&quot;title&quot;:&quot;Early Childhood Education in Africa&quot;,&quot;type&quot;:&quot;article-journal&quot;,&quot;volume&quot;:&quot;5&quot;},&quot;uris&quot;:[&quot;http://www.mendeley.com/documents/?uuid=0cad3ec7-0438-4e6b-bfbd-51585cc093b4&quot;],&quot;isTemporary&quot;:false,&quot;legacyDesktopId&quot;:&quot;0cad3ec7-0438-4e6b-bfbd-51585cc093b4&quot;}],&quot;properties&quot;:{&quot;noteIndex&quot;:0},&quot;isEdited&quot;:false,&quot;manualOverride&quot;:{&quot;citeprocText&quot;:&quot;[47]&quot;,&quot;isManuallyOverridden&quot;:false,&quot;manualOverrideText&quot;:&quot;&quot;},&quot;citationTag&quot;:&quot;MENDELEY_CITATION_v3_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&quot;}]"/>
    <we:property name="MENDELEY_CITATIONS_LOCALE_CODE" value="&quot;en-US&quot;"/>
    <we:property name="MENDELEY_CITATIONS_STYLE" value="{&quot;id&quot;:&quot;https://www.zotero.org/styles/elsevier-with-titles&quot;,&quot;title&quot;:&quot;Elsevier (numeric, with titles)&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77DE35-0666-4642-BC33-BB139E9BB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2361</TotalTime>
  <Pages>30</Pages>
  <Words>7152</Words>
  <Characters>40772</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ATM Shariful Shihab</dc:creator>
  <cp:lastModifiedBy>Mohammad Nayeem Hasan</cp:lastModifiedBy>
  <cp:revision>285</cp:revision>
  <dcterms:created xsi:type="dcterms:W3CDTF">2023-10-14T17:57:00Z</dcterms:created>
  <dcterms:modified xsi:type="dcterms:W3CDTF">2024-12-08T19:20:00Z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12th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9th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1ba4892c-9e8c-3082-ab9c-9ff602879423</vt:lpwstr>
  </property>
  <property fmtid="{D5CDD505-2E9C-101B-9397-08002B2CF9AE}" pid="24" name="Mendeley Citation Style_1">
    <vt:lpwstr>http://www.zotero.org/styles/apa</vt:lpwstr>
  </property>
  <property fmtid="{D5CDD505-2E9C-101B-9397-08002B2CF9AE}" pid="25" name="GrammarlyDocumentId">
    <vt:lpwstr>6e919100453686a19e4b34071a7d728429c4f63fefbd9ee2b6c919def6e231ec</vt:lpwstr>
  </property>
</Properties>
</file>